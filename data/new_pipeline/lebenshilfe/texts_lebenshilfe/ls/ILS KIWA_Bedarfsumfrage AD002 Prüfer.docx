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55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3"/>
      </w:tblGrid>
      <w:tr w:rsidR="00A75D25" w:rsidRPr="00A75D25" w14:paraId="4A0B2036" w14:textId="77777777" w:rsidTr="00D1347D">
        <w:tc>
          <w:tcPr>
            <w:tcW w:w="14553" w:type="dxa"/>
            <w:vAlign w:val="center"/>
          </w:tcPr>
          <w:p w14:paraId="0C2D89C6" w14:textId="74EDE40E" w:rsidR="00A75D25" w:rsidRPr="00A75D25" w:rsidRDefault="00D1364D" w:rsidP="00D1364D">
            <w:pPr>
              <w:pStyle w:val="berschrift1"/>
            </w:pPr>
            <w:r>
              <w:t>U</w:t>
            </w:r>
            <w:r w:rsidR="00A75D25" w:rsidRPr="00A75D25">
              <w:t xml:space="preserve">mfrage </w:t>
            </w:r>
            <w:r>
              <w:t xml:space="preserve">zum Thema </w:t>
            </w:r>
            <w:r w:rsidR="00A75D25" w:rsidRPr="00A75D25">
              <w:t>Wohnen mit Behinderung</w:t>
            </w:r>
            <w:r>
              <w:t xml:space="preserve"> und </w:t>
            </w:r>
            <w:r>
              <w:br/>
              <w:t xml:space="preserve">mit Bedarf für </w:t>
            </w:r>
            <w:r w:rsidR="00A75D25" w:rsidRPr="00A75D25">
              <w:t>Assistenz</w:t>
            </w:r>
            <w:r>
              <w:br/>
              <w:t>Was brauchen die Menschen mit Behinderung?</w:t>
            </w:r>
          </w:p>
        </w:tc>
      </w:tr>
    </w:tbl>
    <w:p w14:paraId="27DF82B2" w14:textId="6552E4F8" w:rsidR="00A75D25" w:rsidRPr="00A75D25" w:rsidRDefault="00A75D25" w:rsidP="00D1364D">
      <w:pPr>
        <w:spacing w:after="240"/>
      </w:pPr>
      <w:r w:rsidRPr="00A75D25">
        <w:t>Herzlich Willkommen</w:t>
      </w:r>
    </w:p>
    <w:p w14:paraId="44A5C0A7" w14:textId="77777777" w:rsidR="00A75D25" w:rsidRPr="00A75D25" w:rsidRDefault="00A75D25" w:rsidP="00D1364D">
      <w:pPr>
        <w:spacing w:after="120"/>
      </w:pPr>
      <w:r w:rsidRPr="00A75D25">
        <w:t>Sehr geehrte Damen und Herren,</w:t>
      </w:r>
    </w:p>
    <w:p w14:paraId="274FFD28" w14:textId="19C053EA" w:rsidR="00D1364D" w:rsidRDefault="00D1364D" w:rsidP="00D1364D">
      <w:pPr>
        <w:spacing w:after="160" w:line="259" w:lineRule="auto"/>
      </w:pPr>
      <w:r>
        <w:t>Sie wollen bei dieser Umfrage mitmachen.</w:t>
      </w:r>
      <w:r>
        <w:br/>
        <w:t>Dafür bedanken wir uns.</w:t>
      </w:r>
    </w:p>
    <w:p w14:paraId="68A06D74" w14:textId="20C5451C" w:rsidR="00D1364D" w:rsidRDefault="00D1364D" w:rsidP="00D1364D">
      <w:pPr>
        <w:spacing w:after="160" w:line="259" w:lineRule="auto"/>
      </w:pPr>
      <w:r>
        <w:t>Wir sind die KIWA.</w:t>
      </w:r>
      <w:r>
        <w:br/>
        <w:t>Die KIWA ist eine Koordinations-Stelle.</w:t>
      </w:r>
      <w:r w:rsidR="005A5C76" w:rsidRPr="005A5C76">
        <w:t xml:space="preserve"> </w:t>
      </w:r>
      <w:r w:rsidR="00DB6795">
        <w:br/>
        <w:t>Koordination spricht man so aus: Ko-</w:t>
      </w:r>
      <w:proofErr w:type="spellStart"/>
      <w:r w:rsidR="00DB6795">
        <w:t>ordi</w:t>
      </w:r>
      <w:proofErr w:type="spellEnd"/>
      <w:r w:rsidR="00DB6795">
        <w:t>-nation</w:t>
      </w:r>
      <w:r w:rsidR="00DB6795">
        <w:br/>
      </w:r>
      <w:r w:rsidR="005A5C76" w:rsidRPr="005A5C76">
        <w:t>Koordination bedeutet</w:t>
      </w:r>
      <w:r w:rsidR="005A5C76">
        <w:t>:</w:t>
      </w:r>
      <w:r w:rsidR="005A5C76" w:rsidRPr="005A5C76">
        <w:t xml:space="preserve"> </w:t>
      </w:r>
      <w:r w:rsidR="005A5C76">
        <w:br/>
      </w:r>
      <w:r w:rsidR="005A5C76" w:rsidRPr="005A5C76">
        <w:t>Dinge gut planen.</w:t>
      </w:r>
      <w:r>
        <w:br/>
        <w:t xml:space="preserve">Eine Koordinations-Stelle </w:t>
      </w:r>
      <w:r w:rsidR="009E725F">
        <w:t xml:space="preserve">plant </w:t>
      </w:r>
      <w:r w:rsidR="005A5C76">
        <w:t xml:space="preserve">Sachen. </w:t>
      </w:r>
      <w:r w:rsidR="005A5C76">
        <w:br/>
        <w:t xml:space="preserve">Und sie hilft bei der Zusammenarbeit. </w:t>
      </w:r>
      <w:r w:rsidR="005A5C76">
        <w:br/>
        <w:t>Sie hilft Menschen und Firmen.</w:t>
      </w:r>
      <w:r w:rsidR="005A5C76" w:rsidRPr="005A5C76">
        <w:t xml:space="preserve"> </w:t>
      </w:r>
    </w:p>
    <w:p w14:paraId="5DFC34B9" w14:textId="2DED227C" w:rsidR="00D1364D" w:rsidRDefault="005A5C76" w:rsidP="00D1364D">
      <w:pPr>
        <w:spacing w:after="160" w:line="259" w:lineRule="auto"/>
      </w:pPr>
      <w:r>
        <w:t>D</w:t>
      </w:r>
      <w:r w:rsidR="00D1364D">
        <w:t xml:space="preserve">ie </w:t>
      </w:r>
      <w:r>
        <w:t xml:space="preserve">Koordinations-Stelle KIWA </w:t>
      </w:r>
      <w:r>
        <w:br/>
      </w:r>
      <w:r w:rsidR="00D1364D">
        <w:t>kümmert sich um neue Wohn-Pflege-Formen.</w:t>
      </w:r>
      <w:r>
        <w:t xml:space="preserve"> </w:t>
      </w:r>
      <w:r>
        <w:br/>
        <w:t>Das sind zum Beispiel barrierefreie Häuser mit Pflegedienst.</w:t>
      </w:r>
      <w:r>
        <w:br/>
        <w:t>Dort wohnen Menschen.</w:t>
      </w:r>
      <w:r>
        <w:br/>
        <w:t xml:space="preserve">Und sie können dort Pflege bekommen. </w:t>
      </w:r>
      <w:r>
        <w:br/>
      </w:r>
      <w:r w:rsidR="00D1364D">
        <w:t>Die</w:t>
      </w:r>
      <w:r>
        <w:t xml:space="preserve"> neuen Wohn-Pflege-Formen</w:t>
      </w:r>
      <w:r w:rsidR="00D1364D">
        <w:t xml:space="preserve"> sind für ältere Menschen</w:t>
      </w:r>
      <w:r>
        <w:t>.</w:t>
      </w:r>
      <w:r w:rsidR="00D1364D">
        <w:t xml:space="preserve"> </w:t>
      </w:r>
      <w:r>
        <w:t>U</w:t>
      </w:r>
      <w:r w:rsidR="00D1364D">
        <w:t xml:space="preserve">nd </w:t>
      </w:r>
      <w:r>
        <w:t xml:space="preserve">sie sind für </w:t>
      </w:r>
      <w:r w:rsidR="00D1364D">
        <w:t>Menschen mit Assistenz</w:t>
      </w:r>
      <w:r>
        <w:t>-B</w:t>
      </w:r>
      <w:r w:rsidR="00D1364D">
        <w:t>edarf.</w:t>
      </w:r>
    </w:p>
    <w:p w14:paraId="2F7F758C" w14:textId="0B06E579" w:rsidR="00D1364D" w:rsidRDefault="00D1364D" w:rsidP="00D1364D">
      <w:pPr>
        <w:spacing w:after="160" w:line="259" w:lineRule="auto"/>
      </w:pPr>
      <w:r>
        <w:t>Das Sozial</w:t>
      </w:r>
      <w:r w:rsidR="005A5C76">
        <w:t>-M</w:t>
      </w:r>
      <w:r>
        <w:t xml:space="preserve">inisterium </w:t>
      </w:r>
      <w:r w:rsidR="005A5C76">
        <w:t>gibt der</w:t>
      </w:r>
      <w:r>
        <w:t xml:space="preserve"> </w:t>
      </w:r>
      <w:proofErr w:type="gramStart"/>
      <w:r>
        <w:t>KIWA</w:t>
      </w:r>
      <w:r w:rsidR="005A5C76">
        <w:t xml:space="preserve"> Geld</w:t>
      </w:r>
      <w:proofErr w:type="gramEnd"/>
      <w:r>
        <w:t>.</w:t>
      </w:r>
    </w:p>
    <w:p w14:paraId="4599AAC7" w14:textId="78755D93" w:rsidR="00D1364D" w:rsidRDefault="005A5C76" w:rsidP="00D1364D">
      <w:pPr>
        <w:spacing w:after="160" w:line="259" w:lineRule="auto"/>
      </w:pPr>
      <w:r>
        <w:t>Mit d</w:t>
      </w:r>
      <w:r w:rsidR="00D1364D">
        <w:t>iese</w:t>
      </w:r>
      <w:r>
        <w:t>r</w:t>
      </w:r>
      <w:r w:rsidR="00D1364D">
        <w:t xml:space="preserve"> Umfrage sammelt </w:t>
      </w:r>
      <w:proofErr w:type="gramStart"/>
      <w:r>
        <w:t xml:space="preserve">KIWA </w:t>
      </w:r>
      <w:r w:rsidR="00D1364D">
        <w:t>Daten</w:t>
      </w:r>
      <w:proofErr w:type="gramEnd"/>
      <w:r w:rsidR="00D1364D">
        <w:t>.</w:t>
      </w:r>
      <w:r w:rsidR="00075A56">
        <w:br/>
        <w:t>KIWA will wissen:</w:t>
      </w:r>
      <w:r w:rsidR="00D1364D">
        <w:t xml:space="preserve"> </w:t>
      </w:r>
      <w:r w:rsidR="00075A56">
        <w:br/>
        <w:t>W</w:t>
      </w:r>
      <w:r w:rsidR="00D1364D">
        <w:t xml:space="preserve">ie </w:t>
      </w:r>
      <w:r w:rsidR="00075A56">
        <w:t>w</w:t>
      </w:r>
      <w:r w:rsidR="00D1364D">
        <w:t>ohn</w:t>
      </w:r>
      <w:r w:rsidR="00075A56">
        <w:t>e</w:t>
      </w:r>
      <w:r w:rsidR="00D1364D">
        <w:t>n Menschen mit Assistenz</w:t>
      </w:r>
      <w:r w:rsidR="00075A56">
        <w:t>-B</w:t>
      </w:r>
      <w:r w:rsidR="00D1364D">
        <w:t>edarf</w:t>
      </w:r>
      <w:r w:rsidR="00075A56">
        <w:t>?</w:t>
      </w:r>
    </w:p>
    <w:p w14:paraId="19826732" w14:textId="77777777" w:rsidR="00075A56" w:rsidRDefault="00075A56" w:rsidP="00075A56">
      <w:pPr>
        <w:pStyle w:val="berschrift2"/>
      </w:pPr>
      <w:r>
        <w:t xml:space="preserve">Was ist das Ziel </w:t>
      </w:r>
      <w:proofErr w:type="gramStart"/>
      <w:r>
        <w:t>von der Umfrage</w:t>
      </w:r>
      <w:proofErr w:type="gramEnd"/>
      <w:r>
        <w:t>?</w:t>
      </w:r>
    </w:p>
    <w:p w14:paraId="1A3B2183" w14:textId="6151C86A" w:rsidR="00075A56" w:rsidRDefault="00075A56" w:rsidP="00075A56">
      <w:pPr>
        <w:spacing w:after="160" w:line="259" w:lineRule="auto"/>
      </w:pPr>
      <w:r>
        <w:t xml:space="preserve">KIWA will Probleme erkennen. </w:t>
      </w:r>
      <w:r>
        <w:br/>
        <w:t>Und Lösungen suchen.</w:t>
      </w:r>
    </w:p>
    <w:p w14:paraId="7FB87E5C" w14:textId="77777777" w:rsidR="00075A56" w:rsidRDefault="00075A56" w:rsidP="00075A56">
      <w:pPr>
        <w:pStyle w:val="berschrift2"/>
      </w:pPr>
      <w:r>
        <w:t xml:space="preserve">Wie lange brauchen Sie ungefähr für den Frage-Bogen? </w:t>
      </w:r>
    </w:p>
    <w:p w14:paraId="20CEAC81" w14:textId="6DB97B34" w:rsidR="00075A56" w:rsidRDefault="00075A56" w:rsidP="00075A56">
      <w:pPr>
        <w:spacing w:after="160" w:line="259" w:lineRule="auto"/>
      </w:pPr>
      <w:r>
        <w:t>Etwa 15 bis 20 Minuten.</w:t>
      </w:r>
    </w:p>
    <w:p w14:paraId="14ABBE27" w14:textId="77777777" w:rsidR="00075A56" w:rsidRDefault="00075A56" w:rsidP="00075A56">
      <w:pPr>
        <w:spacing w:after="160" w:line="259" w:lineRule="auto"/>
      </w:pPr>
      <w:r>
        <w:lastRenderedPageBreak/>
        <w:t>Der Frage-Bogen speichert Ihre Antworten automatisch.</w:t>
      </w:r>
      <w:r>
        <w:br/>
        <w:t xml:space="preserve">Sie müssen nicht alle Fragen auf einmal beantworten. </w:t>
      </w:r>
      <w:r>
        <w:br/>
        <w:t>Sie können zwischendrin eine Pause machen.</w:t>
      </w:r>
    </w:p>
    <w:p w14:paraId="12314D0C" w14:textId="77777777" w:rsidR="00075A56" w:rsidRDefault="00075A56" w:rsidP="00075A56">
      <w:pPr>
        <w:pStyle w:val="berschrift2"/>
      </w:pPr>
      <w:r>
        <w:t xml:space="preserve">Sie sind Angehöriger einer Person mit Assistenz-Bedarf? </w:t>
      </w:r>
    </w:p>
    <w:p w14:paraId="73C396C3" w14:textId="7E15029E" w:rsidR="00075A56" w:rsidRDefault="00075A56" w:rsidP="00075A56">
      <w:pPr>
        <w:spacing w:after="160" w:line="259" w:lineRule="auto"/>
      </w:pPr>
      <w:r>
        <w:t xml:space="preserve">Dann füllen Sie den Fragebogen bitte aus Sicht der Person aus. </w:t>
      </w:r>
      <w:r w:rsidR="00DB6795">
        <w:br/>
        <w:t>Der Fragebogen hat mehrere Teile.</w:t>
      </w:r>
      <w:r>
        <w:br/>
        <w:t xml:space="preserve">Am Ende vom Fragebogen gibt es auch Fragen für Angehörige. </w:t>
      </w:r>
      <w:r>
        <w:br/>
        <w:t>Dort können Sie Ihre eigenen Daten eingeben.</w:t>
      </w:r>
    </w:p>
    <w:p w14:paraId="17F03931" w14:textId="77777777" w:rsidR="00075A56" w:rsidRDefault="00075A56" w:rsidP="00075A56">
      <w:pPr>
        <w:pStyle w:val="berschrift2"/>
      </w:pPr>
      <w:r>
        <w:t xml:space="preserve">Welche Fragen müssen Sie auf jeden Fall beantworten? </w:t>
      </w:r>
    </w:p>
    <w:p w14:paraId="51FC0DC0" w14:textId="5CEA4AEC" w:rsidR="00A75D25" w:rsidRPr="00A75D25" w:rsidRDefault="00AB0522" w:rsidP="00075A56">
      <w:pPr>
        <w:spacing w:after="160" w:line="259" w:lineRule="auto"/>
      </w:pPr>
      <w:r>
        <w:t>Einig</w:t>
      </w:r>
      <w:r w:rsidR="00A75D25" w:rsidRPr="00A75D25">
        <w:t>e Fragen</w:t>
      </w:r>
      <w:r>
        <w:t xml:space="preserve"> sind</w:t>
      </w:r>
      <w:r w:rsidR="00A75D25" w:rsidRPr="00A75D25">
        <w:t xml:space="preserve"> mit einem * markiert</w:t>
      </w:r>
      <w:r>
        <w:t xml:space="preserve">. </w:t>
      </w:r>
      <w:r>
        <w:br/>
        <w:t xml:space="preserve">Die Fragen </w:t>
      </w:r>
      <w:r w:rsidR="00DB6795">
        <w:t xml:space="preserve">mit * </w:t>
      </w:r>
      <w:r w:rsidR="00A75D25" w:rsidRPr="00A75D25">
        <w:t>müssen</w:t>
      </w:r>
      <w:r>
        <w:t xml:space="preserve"> Sie</w:t>
      </w:r>
      <w:r w:rsidR="00A75D25" w:rsidRPr="00A75D25">
        <w:t xml:space="preserve"> beantworten. </w:t>
      </w:r>
      <w:r>
        <w:br/>
      </w:r>
      <w:r w:rsidR="00A75D25" w:rsidRPr="00A75D25">
        <w:t xml:space="preserve">Die anderen </w:t>
      </w:r>
      <w:r>
        <w:t xml:space="preserve">Fragen </w:t>
      </w:r>
      <w:r w:rsidR="00A75D25" w:rsidRPr="00A75D25">
        <w:t xml:space="preserve">können </w:t>
      </w:r>
      <w:r>
        <w:t>Sie auslassen.</w:t>
      </w:r>
      <w:r>
        <w:br/>
        <w:t>W</w:t>
      </w:r>
      <w:r w:rsidR="00A75D25" w:rsidRPr="00A75D25">
        <w:t xml:space="preserve">ir freuen uns </w:t>
      </w:r>
      <w:r>
        <w:t>aber</w:t>
      </w:r>
      <w:r w:rsidR="00A75D25" w:rsidRPr="00A75D25">
        <w:t xml:space="preserve"> besonders über </w:t>
      </w:r>
      <w:r>
        <w:br/>
      </w:r>
      <w:r w:rsidR="00A75D25" w:rsidRPr="00A75D25">
        <w:t>vollständig ausgefüllte Frageb</w:t>
      </w:r>
      <w:r w:rsidR="00931C39">
        <w:t>ö</w:t>
      </w:r>
      <w:r w:rsidR="00A75D25" w:rsidRPr="00A75D25">
        <w:t>gen.</w:t>
      </w:r>
    </w:p>
    <w:p w14:paraId="2397BB32" w14:textId="77777777" w:rsidR="00AB0522" w:rsidRDefault="00AB0522" w:rsidP="00795784">
      <w:pPr>
        <w:pStyle w:val="berschrift2"/>
      </w:pPr>
      <w:r>
        <w:t>Was passiert mit den Daten?</w:t>
      </w:r>
    </w:p>
    <w:p w14:paraId="4DA86E3E" w14:textId="5A6F06C4" w:rsidR="00A75D25" w:rsidRPr="00A75D25" w:rsidRDefault="00AB0522" w:rsidP="00AB0522">
      <w:pPr>
        <w:spacing w:after="160" w:line="259" w:lineRule="auto"/>
      </w:pPr>
      <w:r>
        <w:t xml:space="preserve">Niemand soll wissen, </w:t>
      </w:r>
      <w:r>
        <w:br/>
        <w:t xml:space="preserve">wer den Fragebogen beantwortet hat. </w:t>
      </w:r>
      <w:r>
        <w:br/>
        <w:t>Die Daten sind dann anonym.</w:t>
      </w:r>
      <w:r>
        <w:br/>
        <w:t xml:space="preserve">Wir wollen nur den Bedarf wissen. </w:t>
      </w:r>
      <w:r>
        <w:br/>
        <w:t xml:space="preserve">Dann wissen wir, </w:t>
      </w:r>
      <w:r>
        <w:br/>
        <w:t>was Menschen mit Behinderung brauchen.</w:t>
      </w:r>
      <w:r>
        <w:br/>
        <w:t xml:space="preserve">Wir können </w:t>
      </w:r>
      <w:r w:rsidRPr="00AB0522">
        <w:rPr>
          <w:u w:val="single"/>
        </w:rPr>
        <w:t>keine</w:t>
      </w:r>
      <w:r>
        <w:t xml:space="preserve"> Personen erkennen.</w:t>
      </w:r>
    </w:p>
    <w:p w14:paraId="7E0E5695" w14:textId="03CC4374" w:rsidR="00541767" w:rsidRDefault="00541767" w:rsidP="00541767">
      <w:pPr>
        <w:pStyle w:val="berschrift2"/>
      </w:pPr>
      <w:r>
        <w:t>Ist der Fragebogen für alle Geschlechter</w:t>
      </w:r>
      <w:r>
        <w:t>?</w:t>
      </w:r>
    </w:p>
    <w:p w14:paraId="519A2527" w14:textId="0337B6AC" w:rsidR="00A75D25" w:rsidRPr="00A75D25" w:rsidRDefault="00541767" w:rsidP="00A75D25">
      <w:pPr>
        <w:spacing w:after="160" w:line="259" w:lineRule="auto"/>
      </w:pPr>
      <w:r>
        <w:t xml:space="preserve">Der Fragebogen ist für alle Menschen. </w:t>
      </w:r>
      <w:r>
        <w:br/>
        <w:t xml:space="preserve">Das Geschlecht von den Menschen ist nicht wichtig. </w:t>
      </w:r>
      <w:r>
        <w:br/>
        <w:t>Darum schreiben wir zum Beispiel:</w:t>
      </w:r>
      <w:r>
        <w:br/>
        <w:t>Angehörige*r</w:t>
      </w:r>
      <w:r>
        <w:br/>
        <w:t xml:space="preserve">Damit meinen wir Frauen </w:t>
      </w:r>
      <w:r>
        <w:br/>
        <w:t xml:space="preserve">und Männer </w:t>
      </w:r>
      <w:r>
        <w:br/>
        <w:t>und Menschen mit anderen Geschlechtern.</w:t>
      </w:r>
    </w:p>
    <w:p w14:paraId="67CA13CC" w14:textId="70636A09" w:rsidR="00AB0522" w:rsidRDefault="00AB0522">
      <w:pPr>
        <w:spacing w:after="160" w:line="259" w:lineRule="auto"/>
      </w:pPr>
      <w:r>
        <w:br w:type="page"/>
      </w:r>
    </w:p>
    <w:p w14:paraId="2C38976A" w14:textId="77777777" w:rsidR="00AB0522" w:rsidRDefault="00A75D25" w:rsidP="00AB0522">
      <w:pPr>
        <w:pStyle w:val="berschrift2"/>
      </w:pPr>
      <w:r w:rsidRPr="00A75D25">
        <w:lastRenderedPageBreak/>
        <w:t xml:space="preserve">Fragen zu </w:t>
      </w:r>
      <w:r w:rsidR="00AB0522">
        <w:t>Ihrer</w:t>
      </w:r>
      <w:r w:rsidRPr="00A75D25">
        <w:t xml:space="preserve"> Wohn</w:t>
      </w:r>
      <w:r w:rsidR="00AB0522">
        <w:t>-S</w:t>
      </w:r>
      <w:r w:rsidRPr="00A75D25">
        <w:t>ituation</w:t>
      </w:r>
      <w:r w:rsidR="00AB0522">
        <w:t>.</w:t>
      </w:r>
    </w:p>
    <w:p w14:paraId="4AF872DD" w14:textId="10ABDC8C" w:rsidR="00A75D25" w:rsidRPr="00A75D25" w:rsidRDefault="00AB0522" w:rsidP="00A75D25">
      <w:pPr>
        <w:spacing w:after="160" w:line="259" w:lineRule="auto"/>
      </w:pPr>
      <w:r>
        <w:t>Wohn-Situation bedeutet:</w:t>
      </w:r>
      <w:r>
        <w:br/>
        <w:t>So wohnen sie jetzt.</w:t>
      </w:r>
    </w:p>
    <w:p w14:paraId="385B777B" w14:textId="77777777" w:rsidR="00A75D25" w:rsidRPr="00A75D25" w:rsidRDefault="00A75D25" w:rsidP="00A75D25">
      <w:pPr>
        <w:spacing w:after="160" w:line="259" w:lineRule="auto"/>
      </w:pPr>
    </w:p>
    <w:p w14:paraId="28037271" w14:textId="2874C7CA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r w:rsidR="00931C39">
        <w:t xml:space="preserve"> </w:t>
      </w:r>
      <w:r w:rsidR="00AB0522">
        <w:t xml:space="preserve">Menschen wohnen in verschiedenen Wohnungen. Wie wohnen Sie </w:t>
      </w:r>
      <w:proofErr w:type="gramStart"/>
      <w:r w:rsidR="00AB0522">
        <w:t>zur Zeit</w:t>
      </w:r>
      <w:proofErr w:type="gramEnd"/>
      <w:r w:rsidR="00AB0522">
        <w:t>?</w:t>
      </w:r>
      <w:r w:rsidR="00AB0522">
        <w:br/>
        <w:t>Wählen Sie die passende Beschreibung aus.</w:t>
      </w:r>
    </w:p>
    <w:p w14:paraId="274A1AD7" w14:textId="7E679BE0" w:rsidR="00A75D25" w:rsidRPr="00A75D25" w:rsidRDefault="00A75D25" w:rsidP="00A75D25">
      <w:pPr>
        <w:numPr>
          <w:ilvl w:val="0"/>
          <w:numId w:val="18"/>
        </w:numPr>
        <w:spacing w:after="160" w:line="259" w:lineRule="auto"/>
      </w:pPr>
      <w:r w:rsidRPr="00A75D25">
        <w:t>Ich lebe allein in einer Wohnung</w:t>
      </w:r>
      <w:r w:rsidR="00AB0522">
        <w:t xml:space="preserve"> oder </w:t>
      </w:r>
      <w:r w:rsidR="00AB0522">
        <w:br/>
        <w:t>allein in</w:t>
      </w:r>
      <w:r w:rsidRPr="00A75D25">
        <w:t xml:space="preserve"> einem Haus.</w:t>
      </w:r>
      <w:r w:rsidR="00795784">
        <w:t xml:space="preserve"> </w:t>
      </w:r>
      <w:r w:rsidR="00795784">
        <w:br/>
        <w:t>Dort werde ich ambulant betreut.</w:t>
      </w:r>
    </w:p>
    <w:p w14:paraId="60F47003" w14:textId="2502852F" w:rsidR="00A75D25" w:rsidRPr="00A75D25" w:rsidRDefault="00A75D25" w:rsidP="00A75D25">
      <w:pPr>
        <w:numPr>
          <w:ilvl w:val="0"/>
          <w:numId w:val="18"/>
        </w:numPr>
        <w:spacing w:after="160" w:line="259" w:lineRule="auto"/>
      </w:pPr>
      <w:r w:rsidRPr="00A75D25">
        <w:t>Ich lebe in einer Partnerschaft</w:t>
      </w:r>
      <w:r w:rsidR="00AB0522">
        <w:t xml:space="preserve"> mit anderen Menschen. </w:t>
      </w:r>
      <w:r w:rsidR="00AB0522">
        <w:br/>
        <w:t xml:space="preserve">Mit Partnerschaft meinen wir </w:t>
      </w:r>
      <w:r w:rsidR="000E345C">
        <w:t>Ehe oder ähnliches.</w:t>
      </w:r>
      <w:r w:rsidRPr="00A75D25">
        <w:t xml:space="preserve"> </w:t>
      </w:r>
      <w:r w:rsidR="000E345C">
        <w:br/>
        <w:t xml:space="preserve">Wir leben zusammen </w:t>
      </w:r>
      <w:r w:rsidRPr="00A75D25">
        <w:t xml:space="preserve">in einer Wohnung </w:t>
      </w:r>
      <w:r w:rsidR="000E345C">
        <w:t>oder</w:t>
      </w:r>
      <w:r w:rsidRPr="00A75D25">
        <w:t xml:space="preserve"> </w:t>
      </w:r>
      <w:r w:rsidR="000E345C">
        <w:br/>
        <w:t xml:space="preserve">zusammen in </w:t>
      </w:r>
      <w:r w:rsidRPr="00A75D25">
        <w:t>einem Haus.</w:t>
      </w:r>
    </w:p>
    <w:p w14:paraId="1C7A0EFD" w14:textId="3053D68A" w:rsidR="00A75D25" w:rsidRPr="00A75D25" w:rsidRDefault="00A75D25" w:rsidP="00A75D25">
      <w:pPr>
        <w:numPr>
          <w:ilvl w:val="0"/>
          <w:numId w:val="18"/>
        </w:numPr>
        <w:spacing w:after="160" w:line="259" w:lineRule="auto"/>
      </w:pPr>
      <w:r w:rsidRPr="00A75D25">
        <w:t>Ich lebe bei meinen Eltern</w:t>
      </w:r>
      <w:r w:rsidR="000E345C">
        <w:t xml:space="preserve">. </w:t>
      </w:r>
      <w:r w:rsidR="000E345C">
        <w:br/>
        <w:t xml:space="preserve">Oder ich lebe bei anderen </w:t>
      </w:r>
      <w:r w:rsidRPr="00A75D25">
        <w:t>Angehörigen.</w:t>
      </w:r>
      <w:r w:rsidR="000E345C">
        <w:br/>
        <w:t xml:space="preserve">Wir leben zusammen </w:t>
      </w:r>
      <w:r w:rsidR="000E345C" w:rsidRPr="00A75D25">
        <w:t xml:space="preserve">in einer Wohnung </w:t>
      </w:r>
      <w:r w:rsidR="000E345C">
        <w:t>oder</w:t>
      </w:r>
      <w:r w:rsidR="000E345C" w:rsidRPr="00A75D25">
        <w:t xml:space="preserve"> </w:t>
      </w:r>
      <w:r w:rsidR="000E345C">
        <w:br/>
        <w:t xml:space="preserve">zusammen in </w:t>
      </w:r>
      <w:r w:rsidR="000E345C" w:rsidRPr="00A75D25">
        <w:t>einem Haus.</w:t>
      </w:r>
    </w:p>
    <w:p w14:paraId="119DC8F8" w14:textId="52FE5D98" w:rsidR="00A75D25" w:rsidRPr="00A75D25" w:rsidRDefault="00A75D25" w:rsidP="00A75D25">
      <w:pPr>
        <w:numPr>
          <w:ilvl w:val="0"/>
          <w:numId w:val="18"/>
        </w:numPr>
        <w:spacing w:after="160" w:line="259" w:lineRule="auto"/>
      </w:pPr>
      <w:r w:rsidRPr="00A75D25">
        <w:t xml:space="preserve">Ich lebe in einer besonderen Wohnform </w:t>
      </w:r>
      <w:r w:rsidR="000E345C">
        <w:t>oder</w:t>
      </w:r>
      <w:r w:rsidRPr="00A75D25">
        <w:t xml:space="preserve"> </w:t>
      </w:r>
      <w:r w:rsidR="000E345C">
        <w:br/>
      </w:r>
      <w:r w:rsidRPr="00A75D25">
        <w:t>stationär</w:t>
      </w:r>
      <w:r w:rsidR="000E345C">
        <w:t xml:space="preserve"> betreut.</w:t>
      </w:r>
      <w:r w:rsidR="000E345C">
        <w:br/>
        <w:t>Zum Beispiel in einer Wohnstätte</w:t>
      </w:r>
      <w:r w:rsidRPr="00A75D25">
        <w:t>.</w:t>
      </w:r>
    </w:p>
    <w:p w14:paraId="6D338963" w14:textId="6BE96AD8" w:rsidR="00A75D25" w:rsidRPr="00A75D25" w:rsidRDefault="00A75D25" w:rsidP="00A75D25">
      <w:pPr>
        <w:numPr>
          <w:ilvl w:val="0"/>
          <w:numId w:val="18"/>
        </w:numPr>
        <w:spacing w:after="160" w:line="259" w:lineRule="auto"/>
      </w:pPr>
      <w:r w:rsidRPr="00A75D25">
        <w:t xml:space="preserve">Ich lebe in einer </w:t>
      </w:r>
      <w:r w:rsidR="00062627">
        <w:br/>
      </w:r>
      <w:r w:rsidRPr="00A75D25">
        <w:t xml:space="preserve">ambulant betreuten </w:t>
      </w:r>
      <w:r w:rsidR="00795784" w:rsidRPr="00A75D25">
        <w:t>W</w:t>
      </w:r>
      <w:r w:rsidR="00795784">
        <w:t>ohn</w:t>
      </w:r>
      <w:r w:rsidR="00795784">
        <w:t>-Gemeinschaft</w:t>
      </w:r>
      <w:r w:rsidRPr="00A75D25">
        <w:t>.</w:t>
      </w:r>
      <w:r w:rsidR="000E345C">
        <w:t xml:space="preserve"> </w:t>
      </w:r>
      <w:r w:rsidR="00062627">
        <w:br/>
        <w:t>Dort leben auch andere Menschen.</w:t>
      </w:r>
      <w:r w:rsidR="000E345C">
        <w:br/>
        <w:t xml:space="preserve">Betreuer kommen regelmäßig in die Wohnung. </w:t>
      </w:r>
      <w:r w:rsidR="000E345C">
        <w:br/>
        <w:t>Vielleicht kommt auch ein Pflegedienst.</w:t>
      </w:r>
    </w:p>
    <w:p w14:paraId="6D2A9D1D" w14:textId="0CE040E3" w:rsidR="00A75D25" w:rsidRPr="00A75D25" w:rsidRDefault="000E345C" w:rsidP="00A75D25">
      <w:pPr>
        <w:numPr>
          <w:ilvl w:val="0"/>
          <w:numId w:val="18"/>
        </w:numPr>
        <w:spacing w:after="160" w:line="259" w:lineRule="auto"/>
      </w:pPr>
      <w:r>
        <w:t>Ich lebe anders.</w:t>
      </w:r>
      <w:r>
        <w:br/>
        <w:t>Wie leben Sie?</w:t>
      </w:r>
      <w:r>
        <w:br/>
        <w:t>Bitte beschreiben sie das.</w:t>
      </w:r>
      <w:r w:rsidR="00A75D25" w:rsidRPr="00A75D25">
        <w:t>:</w:t>
      </w:r>
    </w:p>
    <w:tbl>
      <w:tblPr>
        <w:tblStyle w:val="Tabellenraster"/>
        <w:tblW w:w="6520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6520"/>
      </w:tblGrid>
      <w:tr w:rsidR="000E345C" w:rsidRPr="00A75D25" w14:paraId="5015C1BD" w14:textId="77777777" w:rsidTr="000E345C">
        <w:tc>
          <w:tcPr>
            <w:tcW w:w="6520" w:type="dxa"/>
          </w:tcPr>
          <w:p w14:paraId="16DA4F02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6DB64A79" w14:textId="77777777" w:rsidR="00A75D25" w:rsidRPr="00A75D25" w:rsidRDefault="00A75D25" w:rsidP="00A75D25">
      <w:pPr>
        <w:spacing w:after="160" w:line="259" w:lineRule="auto"/>
      </w:pPr>
    </w:p>
    <w:p w14:paraId="0553E37F" w14:textId="77777777" w:rsidR="00A75D25" w:rsidRPr="00A75D25" w:rsidRDefault="00A75D25" w:rsidP="00A75D25">
      <w:pPr>
        <w:spacing w:after="160" w:line="259" w:lineRule="auto"/>
      </w:pPr>
    </w:p>
    <w:p w14:paraId="7E4B2306" w14:textId="0C592B5F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 xml:space="preserve">*Wie </w:t>
      </w:r>
      <w:r w:rsidR="000E345C">
        <w:t xml:space="preserve">finden Sie ihre Wohn-Situation derzeit? </w:t>
      </w:r>
      <w:r w:rsidR="000E345C">
        <w:br/>
        <w:t xml:space="preserve">Sind sie zufrieden? </w:t>
      </w:r>
      <w:r w:rsidR="000E345C">
        <w:br/>
        <w:t xml:space="preserve">Oder ist es nicht so gut? </w:t>
      </w:r>
      <w:r w:rsidR="000E345C">
        <w:br/>
        <w:t xml:space="preserve">Dazu sagt man auch: Die Situation belastet. </w:t>
      </w:r>
    </w:p>
    <w:p w14:paraId="238B9D9C" w14:textId="77777777" w:rsidR="00A75D25" w:rsidRPr="00A75D25" w:rsidRDefault="00A75D25" w:rsidP="00A75D25">
      <w:pPr>
        <w:numPr>
          <w:ilvl w:val="0"/>
          <w:numId w:val="19"/>
        </w:numPr>
        <w:spacing w:after="160" w:line="259" w:lineRule="auto"/>
      </w:pPr>
      <w:r w:rsidRPr="00A75D25">
        <w:lastRenderedPageBreak/>
        <w:t>Sehr belastet</w:t>
      </w:r>
    </w:p>
    <w:p w14:paraId="3E2A2A09" w14:textId="77777777" w:rsidR="00A75D25" w:rsidRPr="00A75D25" w:rsidRDefault="00A75D25" w:rsidP="00A75D25">
      <w:pPr>
        <w:numPr>
          <w:ilvl w:val="0"/>
          <w:numId w:val="19"/>
        </w:numPr>
        <w:spacing w:after="160" w:line="259" w:lineRule="auto"/>
      </w:pPr>
      <w:r w:rsidRPr="00A75D25">
        <w:t>Belastet</w:t>
      </w:r>
    </w:p>
    <w:p w14:paraId="729B763B" w14:textId="25FE6C69" w:rsidR="00A75D25" w:rsidRPr="00A75D25" w:rsidRDefault="006B7403" w:rsidP="00A75D25">
      <w:pPr>
        <w:numPr>
          <w:ilvl w:val="0"/>
          <w:numId w:val="19"/>
        </w:numPr>
        <w:spacing w:after="160" w:line="259" w:lineRule="auto"/>
      </w:pPr>
      <w:r>
        <w:t>Weder belastet noch zufrieden.</w:t>
      </w:r>
      <w:r>
        <w:br/>
        <w:t>Das heißt auch neutral.</w:t>
      </w:r>
    </w:p>
    <w:p w14:paraId="5113A2E7" w14:textId="77777777" w:rsidR="00A75D25" w:rsidRPr="00A75D25" w:rsidRDefault="00A75D25" w:rsidP="00A75D25">
      <w:pPr>
        <w:numPr>
          <w:ilvl w:val="0"/>
          <w:numId w:val="19"/>
        </w:numPr>
        <w:spacing w:after="160" w:line="259" w:lineRule="auto"/>
      </w:pPr>
      <w:r w:rsidRPr="00A75D25">
        <w:t>Zufrieden</w:t>
      </w:r>
    </w:p>
    <w:p w14:paraId="795D604A" w14:textId="77777777" w:rsidR="00A75D25" w:rsidRPr="00A75D25" w:rsidRDefault="00A75D25" w:rsidP="00A75D25">
      <w:pPr>
        <w:numPr>
          <w:ilvl w:val="0"/>
          <w:numId w:val="19"/>
        </w:numPr>
        <w:spacing w:after="160" w:line="259" w:lineRule="auto"/>
      </w:pPr>
      <w:r w:rsidRPr="00A75D25">
        <w:t>Sehr zufrieden</w:t>
      </w:r>
    </w:p>
    <w:p w14:paraId="0E43F810" w14:textId="77777777" w:rsidR="00A75D25" w:rsidRPr="00A75D25" w:rsidRDefault="00A75D25" w:rsidP="00A75D25">
      <w:pPr>
        <w:spacing w:after="160" w:line="259" w:lineRule="auto"/>
      </w:pPr>
    </w:p>
    <w:p w14:paraId="609036FB" w14:textId="34857BCF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r w:rsidR="006B7403">
        <w:t xml:space="preserve"> </w:t>
      </w:r>
      <w:r w:rsidR="009A7B13">
        <w:t xml:space="preserve">Denken Sie an ihre </w:t>
      </w:r>
      <w:r w:rsidR="00803023">
        <w:t xml:space="preserve">jetzige </w:t>
      </w:r>
      <w:r w:rsidR="009A7B13">
        <w:t>Wohn</w:t>
      </w:r>
      <w:r w:rsidR="00803023">
        <w:t>-Situation</w:t>
      </w:r>
      <w:r w:rsidR="009A7B13">
        <w:t xml:space="preserve">. </w:t>
      </w:r>
      <w:r w:rsidR="009A7B13">
        <w:br/>
        <w:t>Pass</w:t>
      </w:r>
      <w:r w:rsidRPr="00A75D25">
        <w:t>t Ihr Wohnraum für Ihre Bedarfe</w:t>
      </w:r>
      <w:r w:rsidR="009A7B13">
        <w:t>?</w:t>
      </w:r>
      <w:r w:rsidR="009A7B13">
        <w:br/>
        <w:t>Können Sie dort alles tun, was Sie wollen?</w:t>
      </w:r>
      <w:r w:rsidRPr="00A75D25">
        <w:t xml:space="preserve"> </w:t>
      </w:r>
      <w:r w:rsidR="009A7B13">
        <w:br/>
      </w:r>
      <w:r w:rsidR="00052220">
        <w:t xml:space="preserve">Können Sie </w:t>
      </w:r>
      <w:r w:rsidR="009A7B13">
        <w:t>ihr</w:t>
      </w:r>
      <w:r w:rsidR="00052220">
        <w:t>e</w:t>
      </w:r>
      <w:r w:rsidR="009A7B13">
        <w:t xml:space="preserve"> </w:t>
      </w:r>
      <w:r w:rsidR="00052220">
        <w:t>Miete gut bezahlen</w:t>
      </w:r>
      <w:r w:rsidR="009A7B13">
        <w:t>?</w:t>
      </w:r>
    </w:p>
    <w:p w14:paraId="179A2BBB" w14:textId="77777777" w:rsidR="00A75D25" w:rsidRPr="00A75D25" w:rsidRDefault="00A75D25" w:rsidP="00A75D25">
      <w:pPr>
        <w:numPr>
          <w:ilvl w:val="0"/>
          <w:numId w:val="20"/>
        </w:numPr>
        <w:spacing w:after="160" w:line="259" w:lineRule="auto"/>
      </w:pPr>
      <w:r w:rsidRPr="00A75D25">
        <w:t>Ja</w:t>
      </w:r>
    </w:p>
    <w:p w14:paraId="108C51AB" w14:textId="77777777" w:rsidR="00A75D25" w:rsidRPr="00A75D25" w:rsidRDefault="00A75D25" w:rsidP="00A75D25">
      <w:pPr>
        <w:numPr>
          <w:ilvl w:val="0"/>
          <w:numId w:val="20"/>
        </w:numPr>
        <w:spacing w:after="160" w:line="259" w:lineRule="auto"/>
      </w:pPr>
      <w:r w:rsidRPr="00A75D25">
        <w:t>Nein</w:t>
      </w:r>
    </w:p>
    <w:p w14:paraId="7225D174" w14:textId="77777777" w:rsidR="00A75D25" w:rsidRPr="00A75D25" w:rsidRDefault="00A75D25" w:rsidP="00A75D25">
      <w:pPr>
        <w:spacing w:after="160" w:line="259" w:lineRule="auto"/>
      </w:pPr>
    </w:p>
    <w:p w14:paraId="2FE14228" w14:textId="6870A4F2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ins w:id="0" w:author="Andre Delor" w:date="2024-10-02T18:37:00Z" w16du:dateUtc="2024-10-02T16:37:00Z">
        <w:r w:rsidR="005C1D8F">
          <w:t xml:space="preserve"> </w:t>
        </w:r>
      </w:ins>
      <w:r w:rsidRPr="00A75D25">
        <w:t>S</w:t>
      </w:r>
      <w:r w:rsidR="009A7B13">
        <w:t>uchen</w:t>
      </w:r>
      <w:r w:rsidRPr="00A75D25">
        <w:t xml:space="preserve"> Sie derzeit </w:t>
      </w:r>
      <w:r w:rsidR="009A7B13">
        <w:t>etwas</w:t>
      </w:r>
      <w:r w:rsidRPr="00A75D25">
        <w:t xml:space="preserve"> passende</w:t>
      </w:r>
      <w:r w:rsidR="009A7B13">
        <w:t>s zu</w:t>
      </w:r>
      <w:r w:rsidRPr="00A75D25">
        <w:t>m Wohn</w:t>
      </w:r>
      <w:r w:rsidR="009A7B13">
        <w:t>en</w:t>
      </w:r>
      <w:r w:rsidRPr="00A75D25">
        <w:t>?</w:t>
      </w:r>
    </w:p>
    <w:p w14:paraId="6FB3CB79" w14:textId="77777777" w:rsidR="00A75D25" w:rsidRPr="00A75D25" w:rsidRDefault="00A75D25" w:rsidP="00A75D25">
      <w:pPr>
        <w:numPr>
          <w:ilvl w:val="0"/>
          <w:numId w:val="21"/>
        </w:numPr>
        <w:spacing w:after="160" w:line="259" w:lineRule="auto"/>
      </w:pPr>
      <w:r w:rsidRPr="00A75D25">
        <w:t>Ja</w:t>
      </w:r>
    </w:p>
    <w:p w14:paraId="5F91E414" w14:textId="77777777" w:rsidR="00A75D25" w:rsidRPr="00A75D25" w:rsidRDefault="00A75D25" w:rsidP="00A75D25">
      <w:pPr>
        <w:numPr>
          <w:ilvl w:val="0"/>
          <w:numId w:val="21"/>
        </w:numPr>
        <w:spacing w:after="160" w:line="259" w:lineRule="auto"/>
      </w:pPr>
      <w:r w:rsidRPr="00A75D25">
        <w:t>Nein</w:t>
      </w:r>
    </w:p>
    <w:p w14:paraId="36C6CAEE" w14:textId="77777777" w:rsidR="009A7B13" w:rsidRDefault="009A7B13" w:rsidP="00A75D25">
      <w:pPr>
        <w:spacing w:after="160" w:line="259" w:lineRule="auto"/>
      </w:pPr>
    </w:p>
    <w:p w14:paraId="58620470" w14:textId="3A2ED4AA" w:rsidR="00062627" w:rsidRDefault="009A7B13" w:rsidP="00A75D25">
      <w:pPr>
        <w:spacing w:after="160" w:line="259" w:lineRule="auto"/>
      </w:pPr>
      <w:r>
        <w:t>Stellen Sie sich vor:</w:t>
      </w:r>
      <w:r>
        <w:br/>
        <w:t xml:space="preserve">Sie können die Wohn-Situation so machen, wie Sie wollen. </w:t>
      </w:r>
      <w:r>
        <w:br/>
        <w:t xml:space="preserve">Geld ist </w:t>
      </w:r>
      <w:r w:rsidRPr="00062627">
        <w:rPr>
          <w:u w:val="single"/>
        </w:rPr>
        <w:t>kein</w:t>
      </w:r>
      <w:r>
        <w:t xml:space="preserve"> Problem. </w:t>
      </w:r>
    </w:p>
    <w:p w14:paraId="64D4E90E" w14:textId="7D559C81" w:rsidR="00A75D25" w:rsidRPr="00A75D25" w:rsidRDefault="009A7B13" w:rsidP="00A75D25">
      <w:pPr>
        <w:spacing w:after="160" w:line="259" w:lineRule="auto"/>
      </w:pPr>
      <w:r>
        <w:t xml:space="preserve">Wie sähe ihre </w:t>
      </w:r>
      <w:r w:rsidR="00A75D25" w:rsidRPr="00A75D25">
        <w:t>Wohnsituation</w:t>
      </w:r>
      <w:r>
        <w:t xml:space="preserve"> dann aus?</w:t>
      </w:r>
    </w:p>
    <w:p w14:paraId="56FDBD2A" w14:textId="70D51D22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ins w:id="1" w:author="Andre Delor" w:date="2024-10-02T18:36:00Z" w16du:dateUtc="2024-10-02T16:36:00Z">
        <w:r w:rsidR="005C1D8F">
          <w:t xml:space="preserve"> </w:t>
        </w:r>
      </w:ins>
      <w:r w:rsidR="009A7B13">
        <w:t>W</w:t>
      </w:r>
      <w:r w:rsidRPr="00A75D25">
        <w:t xml:space="preserve">ie viele Zimmer soll Ihr </w:t>
      </w:r>
      <w:r w:rsidR="00052220">
        <w:t>Traum-</w:t>
      </w:r>
      <w:r w:rsidRPr="00A75D25">
        <w:t xml:space="preserve">Wohnraum </w:t>
      </w:r>
      <w:r w:rsidR="009A7B13">
        <w:t>hab</w:t>
      </w:r>
      <w:r w:rsidRPr="00A75D25">
        <w:t>en?</w:t>
      </w:r>
    </w:p>
    <w:p w14:paraId="5F4ED07E" w14:textId="77777777" w:rsidR="00A75D25" w:rsidRPr="00A75D25" w:rsidRDefault="00A75D25" w:rsidP="00A75D25">
      <w:pPr>
        <w:numPr>
          <w:ilvl w:val="0"/>
          <w:numId w:val="35"/>
        </w:numPr>
        <w:spacing w:after="160" w:line="259" w:lineRule="auto"/>
      </w:pPr>
      <w:r w:rsidRPr="00A75D25">
        <w:t>1-2 Zimmer</w:t>
      </w:r>
    </w:p>
    <w:p w14:paraId="6DA1629D" w14:textId="77777777" w:rsidR="00A75D25" w:rsidRPr="00A75D25" w:rsidRDefault="00A75D25" w:rsidP="00A75D25">
      <w:pPr>
        <w:numPr>
          <w:ilvl w:val="0"/>
          <w:numId w:val="35"/>
        </w:numPr>
        <w:spacing w:after="160" w:line="259" w:lineRule="auto"/>
      </w:pPr>
      <w:r w:rsidRPr="00A75D25">
        <w:t>3-4 Zimmer</w:t>
      </w:r>
    </w:p>
    <w:p w14:paraId="63511001" w14:textId="77777777" w:rsidR="00A75D25" w:rsidRPr="00A75D25" w:rsidRDefault="00A75D25" w:rsidP="00A75D25">
      <w:pPr>
        <w:numPr>
          <w:ilvl w:val="0"/>
          <w:numId w:val="35"/>
        </w:numPr>
        <w:spacing w:after="160" w:line="259" w:lineRule="auto"/>
      </w:pPr>
      <w:r w:rsidRPr="00A75D25">
        <w:t>4 Zimmer und mehr</w:t>
      </w:r>
    </w:p>
    <w:p w14:paraId="37DFD0A7" w14:textId="77777777" w:rsidR="00A75D25" w:rsidRPr="00A75D25" w:rsidRDefault="00A75D25" w:rsidP="00A75D25">
      <w:pPr>
        <w:spacing w:after="160" w:line="259" w:lineRule="auto"/>
      </w:pPr>
    </w:p>
    <w:p w14:paraId="20546BCA" w14:textId="7F97B43A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r w:rsidR="005C1D8F">
        <w:t xml:space="preserve"> </w:t>
      </w:r>
      <w:r w:rsidR="009A7B13">
        <w:t xml:space="preserve">Wie groß sollte Ihr </w:t>
      </w:r>
      <w:r w:rsidR="00052220">
        <w:t>Traum-</w:t>
      </w:r>
      <w:r w:rsidR="009A7B13">
        <w:t xml:space="preserve">Wohnraum sein? </w:t>
      </w:r>
      <w:r w:rsidR="009A7B13">
        <w:br/>
        <w:t xml:space="preserve">Kreuzen Sie eine Fläche an. </w:t>
      </w:r>
      <w:r w:rsidR="003E62AA">
        <w:br/>
        <w:t>Ein Quadratmeter ist 1 Meter lang und 1 Meter breit.</w:t>
      </w:r>
    </w:p>
    <w:p w14:paraId="61B7E50B" w14:textId="37D804BA" w:rsidR="00A75D25" w:rsidRPr="00A75D25" w:rsidRDefault="001E12F6" w:rsidP="00A75D25">
      <w:pPr>
        <w:numPr>
          <w:ilvl w:val="0"/>
          <w:numId w:val="36"/>
        </w:numPr>
        <w:spacing w:after="160" w:line="259" w:lineRule="auto"/>
      </w:pPr>
      <w:r>
        <w:t>Klein</w:t>
      </w:r>
      <w:r w:rsidR="00A75D25" w:rsidRPr="00A75D25">
        <w:t xml:space="preserve">er </w:t>
      </w:r>
      <w:r>
        <w:t xml:space="preserve">als </w:t>
      </w:r>
      <w:r w:rsidR="00A75D25" w:rsidRPr="00A75D25">
        <w:t xml:space="preserve">25 </w:t>
      </w:r>
      <w:r w:rsidR="00803023">
        <w:t>Quadrat-Meter</w:t>
      </w:r>
    </w:p>
    <w:p w14:paraId="66DACDD5" w14:textId="37157E1D" w:rsidR="00A75D25" w:rsidRPr="00A75D25" w:rsidRDefault="00A75D25" w:rsidP="00A75D25">
      <w:pPr>
        <w:numPr>
          <w:ilvl w:val="0"/>
          <w:numId w:val="36"/>
        </w:numPr>
        <w:spacing w:after="160" w:line="259" w:lineRule="auto"/>
      </w:pPr>
      <w:r w:rsidRPr="00A75D25">
        <w:t>25</w:t>
      </w:r>
      <w:r w:rsidR="001E12F6">
        <w:t xml:space="preserve"> bis </w:t>
      </w:r>
      <w:r w:rsidRPr="00A75D25">
        <w:t>40</w:t>
      </w:r>
      <w:r w:rsidR="00803023">
        <w:t xml:space="preserve"> Quadrat-Meter</w:t>
      </w:r>
    </w:p>
    <w:p w14:paraId="7317415D" w14:textId="2EFBFAB5" w:rsidR="00A75D25" w:rsidRPr="00A75D25" w:rsidRDefault="00A75D25" w:rsidP="00A75D25">
      <w:pPr>
        <w:numPr>
          <w:ilvl w:val="0"/>
          <w:numId w:val="36"/>
        </w:numPr>
        <w:spacing w:after="160" w:line="259" w:lineRule="auto"/>
      </w:pPr>
      <w:r w:rsidRPr="00A75D25">
        <w:lastRenderedPageBreak/>
        <w:t>41</w:t>
      </w:r>
      <w:r w:rsidR="001E12F6">
        <w:t xml:space="preserve"> bis </w:t>
      </w:r>
      <w:r w:rsidRPr="00A75D25">
        <w:t>55</w:t>
      </w:r>
      <w:r w:rsidR="00803023">
        <w:t xml:space="preserve"> Quadrat-Meter</w:t>
      </w:r>
    </w:p>
    <w:p w14:paraId="5E337695" w14:textId="488C1447" w:rsidR="00A75D25" w:rsidRPr="00A75D25" w:rsidRDefault="00A75D25" w:rsidP="00A75D25">
      <w:pPr>
        <w:numPr>
          <w:ilvl w:val="0"/>
          <w:numId w:val="36"/>
        </w:numPr>
        <w:spacing w:after="160" w:line="259" w:lineRule="auto"/>
      </w:pPr>
      <w:r w:rsidRPr="00A75D25">
        <w:t>56</w:t>
      </w:r>
      <w:r w:rsidR="001E12F6">
        <w:t xml:space="preserve"> bis </w:t>
      </w:r>
      <w:r w:rsidRPr="00A75D25">
        <w:t>70</w:t>
      </w:r>
      <w:r w:rsidR="00803023">
        <w:t xml:space="preserve"> Quadrat-Meter</w:t>
      </w:r>
    </w:p>
    <w:p w14:paraId="77591E3F" w14:textId="42C28C23" w:rsidR="00A75D25" w:rsidRPr="00A75D25" w:rsidRDefault="00A75D25" w:rsidP="00A75D25">
      <w:pPr>
        <w:numPr>
          <w:ilvl w:val="0"/>
          <w:numId w:val="36"/>
        </w:numPr>
        <w:spacing w:after="160" w:line="259" w:lineRule="auto"/>
      </w:pPr>
      <w:r w:rsidRPr="00A75D25">
        <w:t>71</w:t>
      </w:r>
      <w:r w:rsidR="001E12F6">
        <w:t xml:space="preserve"> bis </w:t>
      </w:r>
      <w:r w:rsidRPr="00A75D25">
        <w:t>85</w:t>
      </w:r>
      <w:r w:rsidR="00803023">
        <w:t xml:space="preserve"> Quadrat-Meter</w:t>
      </w:r>
    </w:p>
    <w:p w14:paraId="30EA5B36" w14:textId="4A5A52A0" w:rsidR="00A75D25" w:rsidRPr="00A75D25" w:rsidRDefault="00A75D25" w:rsidP="00A75D25">
      <w:pPr>
        <w:numPr>
          <w:ilvl w:val="0"/>
          <w:numId w:val="36"/>
        </w:numPr>
        <w:spacing w:after="160" w:line="259" w:lineRule="auto"/>
      </w:pPr>
      <w:r w:rsidRPr="00A75D25">
        <w:t>86</w:t>
      </w:r>
      <w:r w:rsidR="001E12F6">
        <w:t xml:space="preserve"> bis </w:t>
      </w:r>
      <w:r w:rsidRPr="00A75D25">
        <w:t>100</w:t>
      </w:r>
      <w:r w:rsidR="00803023">
        <w:t xml:space="preserve"> Quadrat-Meter</w:t>
      </w:r>
    </w:p>
    <w:p w14:paraId="29B9F811" w14:textId="0DB2FF18" w:rsidR="00A75D25" w:rsidRPr="00A75D25" w:rsidRDefault="00A75D25" w:rsidP="00A75D25">
      <w:pPr>
        <w:numPr>
          <w:ilvl w:val="0"/>
          <w:numId w:val="36"/>
        </w:numPr>
        <w:spacing w:after="160" w:line="259" w:lineRule="auto"/>
      </w:pPr>
      <w:r w:rsidRPr="00A75D25">
        <w:t>Über 100</w:t>
      </w:r>
      <w:r w:rsidR="00803023">
        <w:t xml:space="preserve"> Quadrat-Meter</w:t>
      </w:r>
    </w:p>
    <w:p w14:paraId="5E6E68A9" w14:textId="77777777" w:rsidR="00A75D25" w:rsidRPr="00A75D25" w:rsidRDefault="00A75D25" w:rsidP="00A75D25">
      <w:pPr>
        <w:spacing w:after="160" w:line="259" w:lineRule="auto"/>
      </w:pPr>
    </w:p>
    <w:p w14:paraId="4CB1F5FB" w14:textId="6E6915FB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ins w:id="2" w:author="Andre Delor" w:date="2024-10-02T18:36:00Z" w16du:dateUtc="2024-10-02T16:36:00Z">
        <w:r w:rsidR="005C1D8F">
          <w:t xml:space="preserve"> </w:t>
        </w:r>
      </w:ins>
      <w:r w:rsidRPr="00A75D25">
        <w:t>Wo sollte Ihr Wohnraum</w:t>
      </w:r>
      <w:r w:rsidR="001E12F6">
        <w:t xml:space="preserve"> sein?</w:t>
      </w:r>
      <w:r w:rsidRPr="00A75D25">
        <w:t xml:space="preserve"> </w:t>
      </w:r>
      <w:r w:rsidR="001E12F6">
        <w:br/>
        <w:t xml:space="preserve">Der Ort soll </w:t>
      </w:r>
      <w:r w:rsidRPr="00A75D25">
        <w:t>in Schleswig-Holstein</w:t>
      </w:r>
      <w:r w:rsidR="001E12F6">
        <w:t xml:space="preserve"> sei</w:t>
      </w:r>
      <w:r w:rsidRPr="00A75D25">
        <w:t>n</w:t>
      </w:r>
      <w:r w:rsidR="001E12F6">
        <w:t>.</w:t>
      </w:r>
    </w:p>
    <w:p w14:paraId="62368F2C" w14:textId="6ED0BE4E" w:rsidR="00A75D25" w:rsidRPr="00A75D25" w:rsidRDefault="00A75D25" w:rsidP="00A75D25">
      <w:pPr>
        <w:spacing w:after="160" w:line="259" w:lineRule="auto"/>
      </w:pPr>
      <w:r w:rsidRPr="00A75D25">
        <w:t xml:space="preserve">Bitte </w:t>
      </w:r>
      <w:r w:rsidR="001E12F6">
        <w:t>beschrei</w:t>
      </w:r>
      <w:r w:rsidRPr="00A75D25">
        <w:t xml:space="preserve">ben Sie Ihren gewünschten Wohnort </w:t>
      </w:r>
      <w:r w:rsidR="001E12F6">
        <w:t xml:space="preserve">möglichst genau. </w:t>
      </w:r>
      <w:r w:rsidR="001E12F6">
        <w:br/>
        <w:t xml:space="preserve">Schreiben Sie </w:t>
      </w:r>
      <w:r w:rsidRPr="00A75D25">
        <w:t>Landkreis, Stadt</w:t>
      </w:r>
      <w:r w:rsidR="001E12F6">
        <w:t xml:space="preserve"> oder </w:t>
      </w:r>
      <w:r w:rsidRPr="00A75D25">
        <w:t xml:space="preserve">Ort und </w:t>
      </w:r>
      <w:r w:rsidR="001E12F6">
        <w:t>vielleicht den</w:t>
      </w:r>
      <w:r w:rsidRPr="00A75D25">
        <w:t xml:space="preserve"> Stadtteil a</w:t>
      </w:r>
      <w:r w:rsidR="001E12F6">
        <w:t>uf</w:t>
      </w:r>
      <w:r w:rsidRPr="00A75D25">
        <w:t>.</w:t>
      </w:r>
    </w:p>
    <w:tbl>
      <w:tblPr>
        <w:tblStyle w:val="Tabellenraster"/>
        <w:tblW w:w="618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6181"/>
      </w:tblGrid>
      <w:tr w:rsidR="00A75D25" w:rsidRPr="00A75D25" w14:paraId="6EAD07CC" w14:textId="77777777" w:rsidTr="00541767">
        <w:trPr>
          <w:trHeight w:val="771"/>
        </w:trPr>
        <w:tc>
          <w:tcPr>
            <w:tcW w:w="6181" w:type="dxa"/>
          </w:tcPr>
          <w:p w14:paraId="621F87E3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7F11125E" w14:textId="77777777" w:rsidR="00A75D25" w:rsidRPr="00A75D25" w:rsidRDefault="00A75D25" w:rsidP="00A75D25">
      <w:pPr>
        <w:spacing w:after="160" w:line="259" w:lineRule="auto"/>
      </w:pPr>
    </w:p>
    <w:p w14:paraId="4CFAAAB1" w14:textId="77777777" w:rsidR="00A75D25" w:rsidRPr="00A75D25" w:rsidRDefault="00A75D25" w:rsidP="00A75D25">
      <w:pPr>
        <w:spacing w:after="160" w:line="259" w:lineRule="auto"/>
      </w:pPr>
    </w:p>
    <w:p w14:paraId="47731C98" w14:textId="78D8D7F0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ins w:id="3" w:author="Andre Delor" w:date="2024-10-02T18:36:00Z" w16du:dateUtc="2024-10-02T16:36:00Z">
        <w:r w:rsidR="005C1D8F">
          <w:t xml:space="preserve"> </w:t>
        </w:r>
      </w:ins>
      <w:r w:rsidRPr="00A75D25">
        <w:t xml:space="preserve">Möchten Sie eher </w:t>
      </w:r>
      <w:r w:rsidR="001E12F6">
        <w:t xml:space="preserve">auf dem Land leben? </w:t>
      </w:r>
      <w:r w:rsidR="001E12F6">
        <w:br/>
        <w:t>o</w:t>
      </w:r>
      <w:r w:rsidRPr="00A75D25">
        <w:t xml:space="preserve">der </w:t>
      </w:r>
      <w:r w:rsidR="001E12F6">
        <w:t>eher in einer Stadt</w:t>
      </w:r>
      <w:r w:rsidRPr="00A75D25">
        <w:t>?</w:t>
      </w:r>
    </w:p>
    <w:p w14:paraId="261CDA52" w14:textId="3BFAAD9C" w:rsidR="00A75D25" w:rsidRPr="00A75D25" w:rsidRDefault="00803023" w:rsidP="00A75D25">
      <w:pPr>
        <w:numPr>
          <w:ilvl w:val="0"/>
          <w:numId w:val="23"/>
        </w:numPr>
        <w:spacing w:after="160" w:line="259" w:lineRule="auto"/>
      </w:pPr>
      <w:r>
        <w:t>Auf dem Land</w:t>
      </w:r>
    </w:p>
    <w:p w14:paraId="3BF0533B" w14:textId="3236039C" w:rsidR="00A75D25" w:rsidRPr="00A75D25" w:rsidRDefault="00803023" w:rsidP="00A75D25">
      <w:pPr>
        <w:numPr>
          <w:ilvl w:val="0"/>
          <w:numId w:val="23"/>
        </w:numPr>
        <w:spacing w:after="160" w:line="259" w:lineRule="auto"/>
      </w:pPr>
      <w:r>
        <w:t>In einer Stadt</w:t>
      </w:r>
    </w:p>
    <w:p w14:paraId="0DB5D74D" w14:textId="77777777" w:rsidR="00A75D25" w:rsidRPr="00A75D25" w:rsidRDefault="00A75D25" w:rsidP="00A75D25">
      <w:pPr>
        <w:numPr>
          <w:ilvl w:val="0"/>
          <w:numId w:val="23"/>
        </w:numPr>
        <w:spacing w:after="160" w:line="259" w:lineRule="auto"/>
      </w:pPr>
      <w:r w:rsidRPr="00A75D25">
        <w:t>Egal</w:t>
      </w:r>
    </w:p>
    <w:p w14:paraId="141168C9" w14:textId="77777777" w:rsidR="00A75D25" w:rsidRPr="00A75D25" w:rsidRDefault="00A75D25" w:rsidP="00A75D25">
      <w:pPr>
        <w:spacing w:after="160" w:line="259" w:lineRule="auto"/>
      </w:pPr>
    </w:p>
    <w:p w14:paraId="7AEDA941" w14:textId="782A36AA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ins w:id="4" w:author="Andre Delor" w:date="2024-10-02T18:36:00Z" w16du:dateUtc="2024-10-02T16:36:00Z">
        <w:r w:rsidR="005C1D8F">
          <w:t xml:space="preserve"> </w:t>
        </w:r>
      </w:ins>
      <w:r w:rsidR="001E12F6">
        <w:t>Wollen Sie in der Nähe von</w:t>
      </w:r>
      <w:r w:rsidRPr="00A75D25">
        <w:t xml:space="preserve"> Ihren Angehörigen wohnen?</w:t>
      </w:r>
    </w:p>
    <w:p w14:paraId="61631A1F" w14:textId="77777777" w:rsidR="00A75D25" w:rsidRPr="00A75D25" w:rsidRDefault="00A75D25" w:rsidP="00A75D25">
      <w:pPr>
        <w:numPr>
          <w:ilvl w:val="0"/>
          <w:numId w:val="24"/>
        </w:numPr>
        <w:spacing w:after="160" w:line="259" w:lineRule="auto"/>
      </w:pPr>
      <w:r w:rsidRPr="00A75D25">
        <w:t>Ja</w:t>
      </w:r>
    </w:p>
    <w:p w14:paraId="31EE0FE6" w14:textId="77777777" w:rsidR="00A75D25" w:rsidRPr="00A75D25" w:rsidRDefault="00A75D25" w:rsidP="00A75D25">
      <w:pPr>
        <w:numPr>
          <w:ilvl w:val="0"/>
          <w:numId w:val="24"/>
        </w:numPr>
        <w:spacing w:after="160" w:line="259" w:lineRule="auto"/>
      </w:pPr>
      <w:r w:rsidRPr="00A75D25">
        <w:t>Nein</w:t>
      </w:r>
    </w:p>
    <w:p w14:paraId="14E4AEF8" w14:textId="77777777" w:rsidR="00A75D25" w:rsidRPr="00A75D25" w:rsidRDefault="00A75D25" w:rsidP="00A75D25">
      <w:pPr>
        <w:spacing w:after="160" w:line="259" w:lineRule="auto"/>
      </w:pPr>
    </w:p>
    <w:p w14:paraId="24190D5A" w14:textId="5D8C955F" w:rsidR="00A75D25" w:rsidRPr="00A75D25" w:rsidRDefault="001E12F6" w:rsidP="00A75D25">
      <w:pPr>
        <w:numPr>
          <w:ilvl w:val="0"/>
          <w:numId w:val="22"/>
        </w:numPr>
        <w:spacing w:after="160" w:line="259" w:lineRule="auto"/>
      </w:pPr>
      <w:r>
        <w:t>W</w:t>
      </w:r>
      <w:r w:rsidR="003C123B">
        <w:t>as</w:t>
      </w:r>
      <w:r>
        <w:t xml:space="preserve"> </w:t>
      </w:r>
      <w:r w:rsidR="003C123B">
        <w:t>gilt</w:t>
      </w:r>
      <w:r>
        <w:t xml:space="preserve"> für </w:t>
      </w:r>
      <w:r w:rsidR="00803023">
        <w:t xml:space="preserve">Tiere in </w:t>
      </w:r>
      <w:r>
        <w:t>Ihre</w:t>
      </w:r>
      <w:r w:rsidR="00803023">
        <w:t>r</w:t>
      </w:r>
      <w:r>
        <w:t xml:space="preserve"> Traum-Wohnung:</w:t>
      </w:r>
      <w:r>
        <w:br/>
      </w:r>
      <w:r w:rsidR="005C1D8F">
        <w:t>Wollen Sie</w:t>
      </w:r>
      <w:r>
        <w:t xml:space="preserve"> dort</w:t>
      </w:r>
      <w:r w:rsidR="00A75D25" w:rsidRPr="00A75D25">
        <w:t xml:space="preserve"> Haustier</w:t>
      </w:r>
      <w:r>
        <w:t xml:space="preserve">e </w:t>
      </w:r>
      <w:r w:rsidR="00A75D25" w:rsidRPr="00A75D25">
        <w:t>halt</w:t>
      </w:r>
      <w:r>
        <w:t>en</w:t>
      </w:r>
      <w:r w:rsidR="00A75D25" w:rsidRPr="00A75D25">
        <w:t xml:space="preserve"> </w:t>
      </w:r>
      <w:r>
        <w:t>dürfen</w:t>
      </w:r>
      <w:r w:rsidR="00A75D25" w:rsidRPr="00A75D25">
        <w:t>?</w:t>
      </w:r>
      <w:r>
        <w:br/>
        <w:t>Ist das für Sie wichtig?</w:t>
      </w:r>
    </w:p>
    <w:p w14:paraId="70220471" w14:textId="77777777" w:rsidR="00A75D25" w:rsidRPr="00A75D25" w:rsidRDefault="00A75D25" w:rsidP="00A75D25">
      <w:pPr>
        <w:numPr>
          <w:ilvl w:val="0"/>
          <w:numId w:val="25"/>
        </w:numPr>
        <w:spacing w:after="160" w:line="259" w:lineRule="auto"/>
      </w:pPr>
      <w:r w:rsidRPr="00A75D25">
        <w:t>Unwichtig</w:t>
      </w:r>
    </w:p>
    <w:p w14:paraId="64115F94" w14:textId="01EA16B9" w:rsidR="00A75D25" w:rsidRPr="00A75D25" w:rsidRDefault="003E62AA" w:rsidP="00A75D25">
      <w:pPr>
        <w:numPr>
          <w:ilvl w:val="0"/>
          <w:numId w:val="25"/>
        </w:numPr>
        <w:spacing w:after="160" w:line="259" w:lineRule="auto"/>
      </w:pPr>
      <w:r>
        <w:t>Weder belastet noch zufrieden.</w:t>
      </w:r>
      <w:r>
        <w:br/>
        <w:t>Das heißt auch neutral.</w:t>
      </w:r>
    </w:p>
    <w:p w14:paraId="098CACC7" w14:textId="77777777" w:rsidR="00A75D25" w:rsidRPr="00A75D25" w:rsidRDefault="00A75D25" w:rsidP="00A75D25">
      <w:pPr>
        <w:numPr>
          <w:ilvl w:val="0"/>
          <w:numId w:val="25"/>
        </w:numPr>
        <w:spacing w:after="160" w:line="259" w:lineRule="auto"/>
      </w:pPr>
      <w:r w:rsidRPr="00A75D25">
        <w:lastRenderedPageBreak/>
        <w:t>Wichtig</w:t>
      </w:r>
    </w:p>
    <w:p w14:paraId="74CCF301" w14:textId="77777777" w:rsidR="00A75D25" w:rsidRPr="00A75D25" w:rsidRDefault="00A75D25" w:rsidP="00A75D25">
      <w:pPr>
        <w:spacing w:after="160" w:line="259" w:lineRule="auto"/>
      </w:pPr>
    </w:p>
    <w:p w14:paraId="75936DB6" w14:textId="57D0BFEB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Was soll</w:t>
      </w:r>
      <w:r w:rsidR="001E12F6">
        <w:t xml:space="preserve"> es</w:t>
      </w:r>
      <w:r w:rsidRPr="00A75D25">
        <w:t xml:space="preserve"> in </w:t>
      </w:r>
      <w:r w:rsidR="001E12F6">
        <w:t>der</w:t>
      </w:r>
      <w:r w:rsidRPr="00A75D25">
        <w:t xml:space="preserve"> </w:t>
      </w:r>
      <w:r w:rsidR="001E12F6">
        <w:t xml:space="preserve">Nähe </w:t>
      </w:r>
      <w:proofErr w:type="gramStart"/>
      <w:r w:rsidR="001E12F6">
        <w:t xml:space="preserve">von ihrer </w:t>
      </w:r>
      <w:r w:rsidRPr="00A75D25">
        <w:t>Woh</w:t>
      </w:r>
      <w:r w:rsidR="001E12F6">
        <w:t>nung</w:t>
      </w:r>
      <w:proofErr w:type="gramEnd"/>
      <w:r w:rsidR="001E12F6">
        <w:t xml:space="preserve"> </w:t>
      </w:r>
      <w:r w:rsidR="001E12F6">
        <w:br/>
        <w:t>oder Ihrem Haus geben?</w:t>
      </w:r>
      <w:r w:rsidRPr="00A75D25">
        <w:t xml:space="preserve"> </w:t>
      </w:r>
    </w:p>
    <w:p w14:paraId="33E4E52A" w14:textId="6D88C68D" w:rsidR="00A75D25" w:rsidRPr="00A75D25" w:rsidRDefault="00A75D25" w:rsidP="00A75D25">
      <w:pPr>
        <w:spacing w:after="160" w:line="259" w:lineRule="auto"/>
      </w:pPr>
      <w:r w:rsidRPr="00A75D25">
        <w:t xml:space="preserve">Bitte </w:t>
      </w:r>
      <w:r w:rsidR="001E12F6">
        <w:t>erzähl</w:t>
      </w:r>
      <w:r w:rsidRPr="00A75D25">
        <w:t>en Sie 3</w:t>
      </w:r>
      <w:r w:rsidR="001E12F6">
        <w:t xml:space="preserve"> bis </w:t>
      </w:r>
      <w:r w:rsidRPr="00A75D25">
        <w:t>5 Dinge.</w:t>
      </w:r>
    </w:p>
    <w:tbl>
      <w:tblPr>
        <w:tblStyle w:val="Tabellenraster"/>
        <w:tblW w:w="652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6520"/>
      </w:tblGrid>
      <w:tr w:rsidR="00A75D25" w:rsidRPr="00A75D25" w14:paraId="5F0C9199" w14:textId="77777777" w:rsidTr="003C123B">
        <w:tc>
          <w:tcPr>
            <w:tcW w:w="6520" w:type="dxa"/>
          </w:tcPr>
          <w:p w14:paraId="6F385472" w14:textId="77777777" w:rsidR="003C123B" w:rsidRPr="00A75D25" w:rsidRDefault="003C123B" w:rsidP="003C123B">
            <w:pPr>
              <w:spacing w:after="160" w:line="259" w:lineRule="auto"/>
            </w:pPr>
          </w:p>
        </w:tc>
      </w:tr>
      <w:tr w:rsidR="003C123B" w:rsidRPr="00A75D25" w14:paraId="77083937" w14:textId="77777777" w:rsidTr="003C123B">
        <w:tc>
          <w:tcPr>
            <w:tcW w:w="6520" w:type="dxa"/>
          </w:tcPr>
          <w:p w14:paraId="2451F3F1" w14:textId="77777777" w:rsidR="003C123B" w:rsidRPr="00A75D25" w:rsidRDefault="003C123B" w:rsidP="003C123B">
            <w:pPr>
              <w:spacing w:after="160" w:line="259" w:lineRule="auto"/>
            </w:pPr>
          </w:p>
        </w:tc>
      </w:tr>
      <w:tr w:rsidR="003C123B" w:rsidRPr="00A75D25" w14:paraId="52F1D56F" w14:textId="77777777" w:rsidTr="003C123B">
        <w:tc>
          <w:tcPr>
            <w:tcW w:w="6520" w:type="dxa"/>
          </w:tcPr>
          <w:p w14:paraId="28FED303" w14:textId="77777777" w:rsidR="003C123B" w:rsidRPr="00A75D25" w:rsidRDefault="003C123B" w:rsidP="003C123B">
            <w:pPr>
              <w:spacing w:after="160" w:line="259" w:lineRule="auto"/>
            </w:pPr>
          </w:p>
        </w:tc>
      </w:tr>
      <w:tr w:rsidR="003C123B" w:rsidRPr="00A75D25" w14:paraId="724F6CB8" w14:textId="77777777" w:rsidTr="003C123B">
        <w:tc>
          <w:tcPr>
            <w:tcW w:w="6520" w:type="dxa"/>
          </w:tcPr>
          <w:p w14:paraId="69836F3D" w14:textId="77777777" w:rsidR="003C123B" w:rsidRPr="00A75D25" w:rsidRDefault="003C123B" w:rsidP="003C123B">
            <w:pPr>
              <w:spacing w:after="160" w:line="259" w:lineRule="auto"/>
            </w:pPr>
          </w:p>
        </w:tc>
      </w:tr>
      <w:tr w:rsidR="003C123B" w:rsidRPr="00A75D25" w14:paraId="104DBBB4" w14:textId="77777777" w:rsidTr="003C123B">
        <w:tc>
          <w:tcPr>
            <w:tcW w:w="6520" w:type="dxa"/>
          </w:tcPr>
          <w:p w14:paraId="75AD316B" w14:textId="77777777" w:rsidR="003C123B" w:rsidRPr="00A75D25" w:rsidRDefault="003C123B" w:rsidP="003C123B">
            <w:pPr>
              <w:spacing w:after="160" w:line="259" w:lineRule="auto"/>
            </w:pPr>
          </w:p>
        </w:tc>
      </w:tr>
    </w:tbl>
    <w:p w14:paraId="5F968DA0" w14:textId="77777777" w:rsidR="00A75D25" w:rsidRPr="00A75D25" w:rsidRDefault="00A75D25" w:rsidP="00A75D25">
      <w:pPr>
        <w:spacing w:after="160" w:line="259" w:lineRule="auto"/>
      </w:pPr>
    </w:p>
    <w:p w14:paraId="2DC425FE" w14:textId="6D6DDCDC" w:rsidR="00A75D25" w:rsidRPr="00A75D25" w:rsidRDefault="00A75D25" w:rsidP="005C1D8F">
      <w:pPr>
        <w:numPr>
          <w:ilvl w:val="0"/>
          <w:numId w:val="22"/>
        </w:numPr>
        <w:spacing w:after="160" w:line="259" w:lineRule="auto"/>
      </w:pPr>
      <w:r w:rsidRPr="00A75D25">
        <w:t>*</w:t>
      </w:r>
      <w:r w:rsidR="005C1D8F">
        <w:t xml:space="preserve"> Einige </w:t>
      </w:r>
      <w:r w:rsidR="003C123B">
        <w:t xml:space="preserve">Menschen </w:t>
      </w:r>
      <w:r w:rsidR="005C1D8F">
        <w:t xml:space="preserve">leben </w:t>
      </w:r>
      <w:proofErr w:type="gramStart"/>
      <w:r w:rsidRPr="00A75D25">
        <w:t>alleine</w:t>
      </w:r>
      <w:proofErr w:type="gramEnd"/>
      <w:r w:rsidR="003C123B">
        <w:t xml:space="preserve"> und </w:t>
      </w:r>
      <w:r w:rsidRPr="00A75D25">
        <w:t>selbstständig</w:t>
      </w:r>
      <w:r w:rsidR="003C123B">
        <w:t>.</w:t>
      </w:r>
      <w:r w:rsidRPr="00A75D25">
        <w:t xml:space="preserve"> </w:t>
      </w:r>
      <w:r w:rsidR="003C123B">
        <w:br/>
      </w:r>
      <w:r w:rsidR="005C1D8F">
        <w:t>Andere Menschen</w:t>
      </w:r>
      <w:r w:rsidR="003C123B">
        <w:t xml:space="preserve"> leben </w:t>
      </w:r>
      <w:r w:rsidRPr="00A75D25">
        <w:t>zum Beispiel in einer WG</w:t>
      </w:r>
      <w:r w:rsidR="005C1D8F">
        <w:t xml:space="preserve"> mit Pflege</w:t>
      </w:r>
      <w:r w:rsidR="003C123B">
        <w:t xml:space="preserve">. </w:t>
      </w:r>
      <w:r w:rsidR="003C123B">
        <w:br/>
        <w:t>In dieser WG gibt es auch</w:t>
      </w:r>
      <w:r w:rsidRPr="00A75D25">
        <w:t xml:space="preserve"> </w:t>
      </w:r>
      <w:r w:rsidR="003C123B">
        <w:t>Angebote für Hilfe.</w:t>
      </w:r>
      <w:r w:rsidRPr="00A75D25">
        <w:t xml:space="preserve"> </w:t>
      </w:r>
      <w:r w:rsidR="005C1D8F">
        <w:br/>
      </w:r>
      <w:r w:rsidR="003C123B">
        <w:t xml:space="preserve">Das ist dann </w:t>
      </w:r>
      <w:r w:rsidRPr="00A75D25">
        <w:t>Wohnen mit Versorgung vor Ort</w:t>
      </w:r>
      <w:r w:rsidR="003C123B">
        <w:t>.</w:t>
      </w:r>
      <w:r w:rsidR="003C123B">
        <w:br/>
        <w:t>Wie möchten Sie leben</w:t>
      </w:r>
      <w:r w:rsidRPr="00A75D25">
        <w:t>?</w:t>
      </w:r>
    </w:p>
    <w:p w14:paraId="58F25498" w14:textId="2AA5BC94" w:rsidR="00A75D25" w:rsidRPr="00A75D25" w:rsidRDefault="00A75D25" w:rsidP="00A75D25">
      <w:pPr>
        <w:numPr>
          <w:ilvl w:val="0"/>
          <w:numId w:val="26"/>
        </w:numPr>
        <w:spacing w:after="160" w:line="259" w:lineRule="auto"/>
      </w:pPr>
      <w:proofErr w:type="gramStart"/>
      <w:r w:rsidRPr="00A75D25">
        <w:t>Alleine</w:t>
      </w:r>
      <w:proofErr w:type="gramEnd"/>
      <w:r w:rsidR="003C123B">
        <w:t xml:space="preserve"> </w:t>
      </w:r>
      <w:r w:rsidR="005C1D8F">
        <w:t xml:space="preserve">und </w:t>
      </w:r>
      <w:r w:rsidRPr="00A75D25">
        <w:t>selbstständig</w:t>
      </w:r>
    </w:p>
    <w:p w14:paraId="63A42475" w14:textId="6C92DDCD" w:rsidR="00A75D25" w:rsidRPr="00A75D25" w:rsidRDefault="005C1D8F" w:rsidP="00A75D25">
      <w:pPr>
        <w:numPr>
          <w:ilvl w:val="0"/>
          <w:numId w:val="26"/>
        </w:numPr>
        <w:spacing w:after="160" w:line="259" w:lineRule="auto"/>
      </w:pPr>
      <w:r>
        <w:t>In einer Wohnform m</w:t>
      </w:r>
      <w:r w:rsidRPr="00A75D25">
        <w:t xml:space="preserve">it </w:t>
      </w:r>
      <w:r w:rsidR="00A75D25" w:rsidRPr="00A75D25">
        <w:t>Versorgung</w:t>
      </w:r>
      <w:r w:rsidR="003C123B">
        <w:t xml:space="preserve"> durch andere Personen</w:t>
      </w:r>
      <w:r>
        <w:t>.</w:t>
      </w:r>
      <w:r w:rsidR="003C123B">
        <w:t xml:space="preserve"> </w:t>
      </w:r>
      <w:r w:rsidR="003C123B">
        <w:br/>
        <w:t>Zum Beispiel mit Pflege</w:t>
      </w:r>
      <w:r w:rsidR="00803023">
        <w:t>-D</w:t>
      </w:r>
      <w:r w:rsidR="003C123B">
        <w:t>iensten.</w:t>
      </w:r>
    </w:p>
    <w:p w14:paraId="2B178328" w14:textId="4E8EE4A8" w:rsidR="00A75D25" w:rsidRPr="00A75D25" w:rsidRDefault="003C123B" w:rsidP="00A75D25">
      <w:pPr>
        <w:numPr>
          <w:ilvl w:val="0"/>
          <w:numId w:val="26"/>
        </w:numPr>
        <w:spacing w:after="160" w:line="259" w:lineRule="auto"/>
      </w:pPr>
      <w:r>
        <w:t>Auf eine andere Art und Weise.</w:t>
      </w:r>
      <w:r>
        <w:br/>
        <w:t>Bitte beschreiben Sie das</w:t>
      </w:r>
      <w:r w:rsidR="00A75D25" w:rsidRPr="00A75D25">
        <w:t>:</w:t>
      </w:r>
    </w:p>
    <w:tbl>
      <w:tblPr>
        <w:tblStyle w:val="Tabellenraster"/>
        <w:tblW w:w="5731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5731"/>
      </w:tblGrid>
      <w:tr w:rsidR="00A75D25" w:rsidRPr="00A75D25" w14:paraId="2A502B46" w14:textId="77777777" w:rsidTr="00541767">
        <w:trPr>
          <w:trHeight w:val="422"/>
        </w:trPr>
        <w:tc>
          <w:tcPr>
            <w:tcW w:w="5731" w:type="dxa"/>
          </w:tcPr>
          <w:p w14:paraId="400F6987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6098DDFE" w14:textId="77777777" w:rsidR="00A75D25" w:rsidRPr="00A75D25" w:rsidRDefault="00A75D25" w:rsidP="00A75D25">
      <w:pPr>
        <w:spacing w:after="160" w:line="259" w:lineRule="auto"/>
      </w:pPr>
    </w:p>
    <w:p w14:paraId="638930A3" w14:textId="2E79A82A" w:rsidR="00A75D25" w:rsidRPr="00A75D25" w:rsidRDefault="00A75D25" w:rsidP="00A75D25">
      <w:pPr>
        <w:spacing w:after="160" w:line="259" w:lineRule="auto"/>
      </w:pPr>
      <w:r w:rsidRPr="00A75D25">
        <w:t xml:space="preserve">4. </w:t>
      </w:r>
      <w:r w:rsidR="00803023">
        <w:t xml:space="preserve">Themen und Sachen rund um das Wohnen. </w:t>
      </w:r>
      <w:r w:rsidR="00803023">
        <w:br/>
        <w:t xml:space="preserve">Das heißt auch </w:t>
      </w:r>
      <w:r w:rsidRPr="00A75D25">
        <w:t>Rahmen</w:t>
      </w:r>
      <w:r w:rsidR="00803023">
        <w:t>-B</w:t>
      </w:r>
      <w:r w:rsidRPr="00A75D25">
        <w:t>edingungen</w:t>
      </w:r>
    </w:p>
    <w:p w14:paraId="211BD57A" w14:textId="77777777" w:rsidR="00A75D25" w:rsidRPr="00A75D25" w:rsidRDefault="00A75D25" w:rsidP="00A75D25">
      <w:pPr>
        <w:spacing w:after="160" w:line="259" w:lineRule="auto"/>
      </w:pPr>
    </w:p>
    <w:p w14:paraId="43D97140" w14:textId="5C570C0D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r w:rsidR="00803023">
        <w:t xml:space="preserve"> Sie wollen sich eine Wohnung suchen. </w:t>
      </w:r>
      <w:r w:rsidR="00803023">
        <w:br/>
      </w:r>
      <w:r w:rsidRPr="00A75D25">
        <w:t>Treffen Sie</w:t>
      </w:r>
      <w:r w:rsidR="00803023">
        <w:t xml:space="preserve"> dabei</w:t>
      </w:r>
      <w:r w:rsidRPr="00A75D25">
        <w:t xml:space="preserve"> auf Barrieren</w:t>
      </w:r>
      <w:r w:rsidR="00803023">
        <w:t>?</w:t>
      </w:r>
      <w:r w:rsidR="00803023">
        <w:br/>
        <w:t xml:space="preserve">Zum Beispiel </w:t>
      </w:r>
      <w:r w:rsidR="00803023">
        <w:br/>
      </w:r>
      <w:r w:rsidRPr="00A75D25">
        <w:lastRenderedPageBreak/>
        <w:t>bei Besichtig</w:t>
      </w:r>
      <w:r w:rsidR="00803023">
        <w:t>ungs-Terminen für die Wohnung</w:t>
      </w:r>
      <w:r w:rsidR="003C0A48">
        <w:t>.</w:t>
      </w:r>
      <w:r w:rsidR="00803023">
        <w:t xml:space="preserve"> </w:t>
      </w:r>
      <w:r w:rsidR="00803023">
        <w:br/>
      </w:r>
      <w:r w:rsidR="003C0A48">
        <w:t>O</w:t>
      </w:r>
      <w:r w:rsidR="003C0A48">
        <w:t xml:space="preserve">der </w:t>
      </w:r>
      <w:r w:rsidR="00803023">
        <w:t>wenn Sie Briefe schreiben müssen</w:t>
      </w:r>
      <w:r w:rsidR="003C0A48">
        <w:t>.</w:t>
      </w:r>
    </w:p>
    <w:p w14:paraId="07DA8C7B" w14:textId="77777777" w:rsidR="00A75D25" w:rsidRPr="00A75D25" w:rsidRDefault="00A75D25" w:rsidP="00A75D25">
      <w:pPr>
        <w:numPr>
          <w:ilvl w:val="0"/>
          <w:numId w:val="27"/>
        </w:numPr>
        <w:spacing w:after="160" w:line="259" w:lineRule="auto"/>
      </w:pPr>
      <w:r w:rsidRPr="00A75D25">
        <w:t>Ja</w:t>
      </w:r>
    </w:p>
    <w:p w14:paraId="664BF132" w14:textId="77777777" w:rsidR="00A75D25" w:rsidRPr="00A75D25" w:rsidRDefault="00A75D25" w:rsidP="00A75D25">
      <w:pPr>
        <w:numPr>
          <w:ilvl w:val="0"/>
          <w:numId w:val="27"/>
        </w:numPr>
        <w:spacing w:after="160" w:line="259" w:lineRule="auto"/>
      </w:pPr>
      <w:r w:rsidRPr="00A75D25">
        <w:t>Nein</w:t>
      </w:r>
    </w:p>
    <w:p w14:paraId="0A70F2F1" w14:textId="77777777" w:rsidR="00A75D25" w:rsidRPr="00A75D25" w:rsidRDefault="00A75D25" w:rsidP="00A75D25">
      <w:pPr>
        <w:spacing w:after="160" w:line="259" w:lineRule="auto"/>
      </w:pPr>
    </w:p>
    <w:p w14:paraId="2A24D0FB" w14:textId="114EB85F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r w:rsidR="008D1C18">
        <w:t xml:space="preserve"> </w:t>
      </w:r>
      <w:r w:rsidR="00803023">
        <w:t xml:space="preserve">Bei der Wohnungs-Suche finden Sie Barrieren. Zum Beispiel schwierige Texte. </w:t>
      </w:r>
      <w:r w:rsidR="00803023">
        <w:br/>
      </w:r>
      <w:r w:rsidRPr="00A75D25">
        <w:t>B</w:t>
      </w:r>
      <w:r w:rsidR="00803023">
        <w:t>rauch</w:t>
      </w:r>
      <w:r w:rsidRPr="00A75D25">
        <w:t xml:space="preserve">en Sie </w:t>
      </w:r>
      <w:r w:rsidR="00803023">
        <w:t>Hilfe, damit</w:t>
      </w:r>
      <w:r w:rsidRPr="00A75D25">
        <w:t xml:space="preserve"> </w:t>
      </w:r>
      <w:r w:rsidR="00803023">
        <w:t xml:space="preserve">Sie </w:t>
      </w:r>
      <w:r w:rsidRPr="00A75D25">
        <w:t>Barrieren bei der Wohnungs</w:t>
      </w:r>
      <w:r w:rsidR="00803023">
        <w:t>-S</w:t>
      </w:r>
      <w:r w:rsidRPr="00A75D25">
        <w:t>uche</w:t>
      </w:r>
      <w:r w:rsidR="00803023">
        <w:t xml:space="preserve"> überwinden können</w:t>
      </w:r>
      <w:r w:rsidRPr="00A75D25">
        <w:t>?</w:t>
      </w:r>
    </w:p>
    <w:p w14:paraId="61720752" w14:textId="77777777" w:rsidR="00A75D25" w:rsidRPr="00A75D25" w:rsidRDefault="00A75D25" w:rsidP="00A75D25">
      <w:pPr>
        <w:numPr>
          <w:ilvl w:val="0"/>
          <w:numId w:val="28"/>
        </w:numPr>
        <w:spacing w:after="160" w:line="259" w:lineRule="auto"/>
      </w:pPr>
      <w:r w:rsidRPr="00A75D25">
        <w:t>Nein</w:t>
      </w:r>
    </w:p>
    <w:p w14:paraId="6E8FC255" w14:textId="77777777" w:rsidR="00A75D25" w:rsidRPr="00A75D25" w:rsidRDefault="00A75D25" w:rsidP="00A75D25">
      <w:pPr>
        <w:numPr>
          <w:ilvl w:val="0"/>
          <w:numId w:val="28"/>
        </w:numPr>
        <w:spacing w:after="160" w:line="259" w:lineRule="auto"/>
      </w:pPr>
      <w:r w:rsidRPr="00A75D25">
        <w:t>Ja</w:t>
      </w:r>
    </w:p>
    <w:p w14:paraId="1C1F2626" w14:textId="5C00CFBD" w:rsidR="00A75D25" w:rsidRPr="00A75D25" w:rsidRDefault="00A75D25" w:rsidP="00A75D25">
      <w:pPr>
        <w:spacing w:after="160" w:line="259" w:lineRule="auto"/>
      </w:pPr>
      <w:r w:rsidRPr="00A75D25">
        <w:t>Wenn ja, i</w:t>
      </w:r>
      <w:r w:rsidR="00803023">
        <w:br/>
        <w:t>Welche Barrieren kann es geben</w:t>
      </w:r>
      <w:r w:rsidRPr="00A75D25">
        <w:t xml:space="preserve">? </w:t>
      </w:r>
      <w:r w:rsidR="00803023">
        <w:br/>
      </w:r>
      <w:r w:rsidRPr="00A75D25">
        <w:t xml:space="preserve">Bitte </w:t>
      </w:r>
      <w:r w:rsidR="00803023">
        <w:t>schreiben Sie alle auf</w:t>
      </w:r>
      <w:r w:rsidRPr="00A75D25">
        <w:t>:</w:t>
      </w:r>
    </w:p>
    <w:tbl>
      <w:tblPr>
        <w:tblStyle w:val="Tabellenraster"/>
        <w:tblW w:w="5821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5821"/>
      </w:tblGrid>
      <w:tr w:rsidR="00A75D25" w:rsidRPr="00A75D25" w14:paraId="1D85B1F2" w14:textId="77777777" w:rsidTr="00541767">
        <w:trPr>
          <w:trHeight w:val="879"/>
        </w:trPr>
        <w:tc>
          <w:tcPr>
            <w:tcW w:w="5821" w:type="dxa"/>
          </w:tcPr>
          <w:p w14:paraId="72074F9A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2D085314" w14:textId="77777777" w:rsidR="00A75D25" w:rsidRPr="00A75D25" w:rsidRDefault="00A75D25" w:rsidP="00A75D25">
      <w:pPr>
        <w:spacing w:after="160" w:line="259" w:lineRule="auto"/>
      </w:pPr>
    </w:p>
    <w:p w14:paraId="3367E8A7" w14:textId="77777777" w:rsidR="00A75D25" w:rsidRPr="00A75D25" w:rsidRDefault="00A75D25" w:rsidP="00A75D25">
      <w:pPr>
        <w:spacing w:after="160" w:line="259" w:lineRule="auto"/>
      </w:pPr>
    </w:p>
    <w:p w14:paraId="345525F6" w14:textId="7DFCC86E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ins w:id="5" w:author="Andre Delor" w:date="2024-10-02T18:41:00Z" w16du:dateUtc="2024-10-02T16:41:00Z">
        <w:r w:rsidR="008D1C18">
          <w:t xml:space="preserve"> </w:t>
        </w:r>
      </w:ins>
      <w:r w:rsidRPr="00A75D25">
        <w:t>Benötigen Sie barrierefreien Wohn</w:t>
      </w:r>
      <w:r w:rsidR="007F2CE0">
        <w:t>-R</w:t>
      </w:r>
      <w:r w:rsidRPr="00A75D25">
        <w:t>aum?</w:t>
      </w:r>
    </w:p>
    <w:p w14:paraId="419E194C" w14:textId="77777777" w:rsidR="00A75D25" w:rsidRPr="00A75D25" w:rsidRDefault="00A75D25" w:rsidP="00A75D25">
      <w:pPr>
        <w:numPr>
          <w:ilvl w:val="0"/>
          <w:numId w:val="29"/>
        </w:numPr>
        <w:spacing w:after="160" w:line="259" w:lineRule="auto"/>
      </w:pPr>
      <w:r w:rsidRPr="00A75D25">
        <w:t>Nein</w:t>
      </w:r>
    </w:p>
    <w:p w14:paraId="693D44A9" w14:textId="77777777" w:rsidR="00A75D25" w:rsidRPr="00A75D25" w:rsidRDefault="00A75D25" w:rsidP="00A75D25">
      <w:pPr>
        <w:numPr>
          <w:ilvl w:val="0"/>
          <w:numId w:val="29"/>
        </w:numPr>
        <w:spacing w:after="160" w:line="259" w:lineRule="auto"/>
      </w:pPr>
      <w:r w:rsidRPr="00A75D25">
        <w:t>Ja</w:t>
      </w:r>
    </w:p>
    <w:p w14:paraId="6E7FEF3E" w14:textId="2E6DD2E2" w:rsidR="00A75D25" w:rsidRPr="00A75D25" w:rsidRDefault="00A75D25" w:rsidP="00A75D25">
      <w:pPr>
        <w:spacing w:after="160" w:line="259" w:lineRule="auto"/>
      </w:pPr>
      <w:r w:rsidRPr="00A75D25">
        <w:t>Wenn ja</w:t>
      </w:r>
      <w:r w:rsidR="003C0A48">
        <w:t>:</w:t>
      </w:r>
      <w:r w:rsidR="003C0A48" w:rsidRPr="00A75D25">
        <w:t xml:space="preserve"> </w:t>
      </w:r>
      <w:r w:rsidR="003C0A48">
        <w:br/>
        <w:t>Warum benötigen Sie barrierefreien Wohn-Raum?</w:t>
      </w:r>
      <w:r w:rsidR="007F2CE0">
        <w:br/>
      </w:r>
      <w:r w:rsidR="003C0A48">
        <w:t>W</w:t>
      </w:r>
      <w:r w:rsidR="003C0A48" w:rsidRPr="00A75D25">
        <w:t>elche</w:t>
      </w:r>
      <w:ins w:id="6" w:author="Andre Delor" w:date="2024-10-16T15:04:00Z" w16du:dateUtc="2024-10-16T13:04:00Z">
        <w:r w:rsidR="003C0A48" w:rsidRPr="00A75D25">
          <w:t xml:space="preserve"> </w:t>
        </w:r>
      </w:ins>
      <w:r w:rsidRPr="00A75D25">
        <w:t xml:space="preserve">Barrieren darf Ihr Wohnraum </w:t>
      </w:r>
      <w:r w:rsidRPr="00A75D25">
        <w:rPr>
          <w:u w:val="single"/>
        </w:rPr>
        <w:t>nicht</w:t>
      </w:r>
      <w:r w:rsidRPr="00A75D25">
        <w:t xml:space="preserve"> haben?</w:t>
      </w:r>
    </w:p>
    <w:tbl>
      <w:tblPr>
        <w:tblStyle w:val="Tabellenraster"/>
        <w:tblW w:w="5821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5821"/>
      </w:tblGrid>
      <w:tr w:rsidR="00A75D25" w:rsidRPr="00A75D25" w14:paraId="46B90A9D" w14:textId="77777777" w:rsidTr="00541767">
        <w:trPr>
          <w:trHeight w:val="524"/>
        </w:trPr>
        <w:tc>
          <w:tcPr>
            <w:tcW w:w="5821" w:type="dxa"/>
          </w:tcPr>
          <w:p w14:paraId="3D0A1449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37CE7E99" w14:textId="77777777" w:rsidR="00A75D25" w:rsidRPr="00A75D25" w:rsidRDefault="00A75D25" w:rsidP="00A75D25">
      <w:pPr>
        <w:spacing w:after="160" w:line="259" w:lineRule="auto"/>
      </w:pPr>
    </w:p>
    <w:p w14:paraId="07DB7B4B" w14:textId="19FA7BB4" w:rsidR="00A75D25" w:rsidRPr="00A75D25" w:rsidRDefault="00A75D25" w:rsidP="00A75D25">
      <w:pPr>
        <w:numPr>
          <w:ilvl w:val="0"/>
          <w:numId w:val="22"/>
        </w:numPr>
        <w:spacing w:after="160" w:line="259" w:lineRule="auto"/>
      </w:pPr>
      <w:r w:rsidRPr="00A75D25">
        <w:t>*</w:t>
      </w:r>
      <w:r w:rsidR="007F2CE0">
        <w:t xml:space="preserve">Sie wollen Wohnraum kaufen oder mieten. </w:t>
      </w:r>
      <w:r w:rsidR="007F2CE0">
        <w:br/>
        <w:t xml:space="preserve">Wie bekommen Sie das Geld für Miete oder Kauf? </w:t>
      </w:r>
    </w:p>
    <w:p w14:paraId="0A159935" w14:textId="48AA3F86" w:rsidR="00A75D25" w:rsidRPr="00A75D25" w:rsidRDefault="007F2CE0" w:rsidP="00A75D25">
      <w:pPr>
        <w:numPr>
          <w:ilvl w:val="0"/>
          <w:numId w:val="30"/>
        </w:numPr>
        <w:spacing w:after="160" w:line="259" w:lineRule="auto"/>
      </w:pPr>
      <w:r>
        <w:t xml:space="preserve">Durch </w:t>
      </w:r>
      <w:r w:rsidR="00A75D25" w:rsidRPr="00A75D25">
        <w:t>Sozial</w:t>
      </w:r>
      <w:r>
        <w:t>-L</w:t>
      </w:r>
      <w:r w:rsidR="00A75D25" w:rsidRPr="00A75D25">
        <w:t>eistungen</w:t>
      </w:r>
      <w:r>
        <w:t xml:space="preserve"> </w:t>
      </w:r>
      <w:r>
        <w:br/>
        <w:t>Zum Beispiel Miete vom Amt.</w:t>
      </w:r>
    </w:p>
    <w:p w14:paraId="75E34073" w14:textId="6B26EA41" w:rsidR="003C0A48" w:rsidRDefault="00A75D25" w:rsidP="003C0A48">
      <w:pPr>
        <w:numPr>
          <w:ilvl w:val="0"/>
          <w:numId w:val="30"/>
        </w:numPr>
        <w:spacing w:line="259" w:lineRule="auto"/>
      </w:pPr>
      <w:proofErr w:type="spellStart"/>
      <w:r w:rsidRPr="00A75D25">
        <w:t>Unanbhängig</w:t>
      </w:r>
      <w:proofErr w:type="spellEnd"/>
      <w:r w:rsidR="007F2CE0">
        <w:br/>
        <w:t xml:space="preserve">Zum Beispiel </w:t>
      </w:r>
      <w:r w:rsidR="003C0A48">
        <w:t xml:space="preserve">durch: </w:t>
      </w:r>
    </w:p>
    <w:p w14:paraId="24429915" w14:textId="77777777" w:rsidR="003C0A48" w:rsidRDefault="003C0A48" w:rsidP="003C0A48">
      <w:pPr>
        <w:spacing w:line="259" w:lineRule="auto"/>
        <w:ind w:left="1800"/>
      </w:pPr>
      <w:r>
        <w:t xml:space="preserve">Ihren Arbeits-Lohn </w:t>
      </w:r>
    </w:p>
    <w:p w14:paraId="6CFA4930" w14:textId="77777777" w:rsidR="003C0A48" w:rsidRDefault="003C0A48" w:rsidP="003C0A48">
      <w:pPr>
        <w:spacing w:line="259" w:lineRule="auto"/>
        <w:ind w:left="1800"/>
      </w:pPr>
      <w:r>
        <w:t xml:space="preserve">Oder Geld von Eltern oder </w:t>
      </w:r>
      <w:proofErr w:type="spellStart"/>
      <w:r>
        <w:t>Verwandten</w:t>
      </w:r>
      <w:proofErr w:type="spellEnd"/>
    </w:p>
    <w:p w14:paraId="79A33921" w14:textId="146FBB2D" w:rsidR="00A75D25" w:rsidRPr="00A75D25" w:rsidRDefault="003C0A48" w:rsidP="003C0A48">
      <w:pPr>
        <w:spacing w:after="160" w:line="259" w:lineRule="auto"/>
        <w:ind w:left="1800"/>
      </w:pPr>
      <w:r>
        <w:t xml:space="preserve">Oder einen </w:t>
      </w:r>
      <w:r w:rsidR="007F2CE0">
        <w:t>Kredit bei der Bank.</w:t>
      </w:r>
    </w:p>
    <w:p w14:paraId="627128E1" w14:textId="77777777" w:rsidR="00A75D25" w:rsidRPr="00A75D25" w:rsidRDefault="00A75D25" w:rsidP="00A75D25">
      <w:pPr>
        <w:spacing w:after="160" w:line="259" w:lineRule="auto"/>
      </w:pPr>
    </w:p>
    <w:p w14:paraId="2A3A2711" w14:textId="77777777" w:rsidR="00A75D25" w:rsidRPr="00A75D25" w:rsidRDefault="00A75D25" w:rsidP="00A75D25">
      <w:pPr>
        <w:spacing w:after="160" w:line="259" w:lineRule="auto"/>
      </w:pPr>
      <w:r w:rsidRPr="00A75D25">
        <w:t>5. Sonstiges</w:t>
      </w:r>
    </w:p>
    <w:p w14:paraId="13F97D29" w14:textId="6AFD30B8" w:rsidR="00A75D25" w:rsidRPr="00A75D25" w:rsidRDefault="00A75D25" w:rsidP="00A75D25">
      <w:pPr>
        <w:spacing w:after="160" w:line="259" w:lineRule="auto"/>
      </w:pPr>
      <w:r w:rsidRPr="00A75D25">
        <w:lastRenderedPageBreak/>
        <w:t xml:space="preserve">17. </w:t>
      </w:r>
      <w:r w:rsidR="007F2CE0">
        <w:t>Haben Sie nach andere Meinung</w:t>
      </w:r>
      <w:r w:rsidRPr="00A75D25">
        <w:t xml:space="preserve">en und </w:t>
      </w:r>
      <w:r w:rsidR="007F2CE0">
        <w:t>Wünsche</w:t>
      </w:r>
      <w:r w:rsidRPr="00A75D25">
        <w:t xml:space="preserve"> zum Thema Wohnen mit Assistenz</w:t>
      </w:r>
      <w:r w:rsidR="007F2CE0">
        <w:t>-B</w:t>
      </w:r>
      <w:r w:rsidRPr="00A75D25">
        <w:t>edarf</w:t>
      </w:r>
      <w:r w:rsidR="007F2CE0">
        <w:t>?</w:t>
      </w:r>
      <w:r w:rsidR="007F2CE0">
        <w:br/>
      </w:r>
      <w:r w:rsidR="008D1C18">
        <w:t>S</w:t>
      </w:r>
      <w:r w:rsidR="007F2CE0" w:rsidRPr="00A75D25">
        <w:t>oll</w:t>
      </w:r>
      <w:r w:rsidR="008D1C18">
        <w:t xml:space="preserve"> KIWA diese Wünsche kennen? </w:t>
      </w:r>
      <w:r w:rsidR="007F2CE0">
        <w:br/>
        <w:t>Dann</w:t>
      </w:r>
      <w:r w:rsidRPr="00A75D25">
        <w:t xml:space="preserve"> können Sie </w:t>
      </w:r>
      <w:r w:rsidR="003C0A48" w:rsidRPr="00A75D25">
        <w:t>die</w:t>
      </w:r>
      <w:r w:rsidR="003C0A48">
        <w:t xml:space="preserve"> Meinungen und Wünsche</w:t>
      </w:r>
      <w:r w:rsidR="003C0A48" w:rsidRPr="00A75D25">
        <w:t xml:space="preserve"> </w:t>
      </w:r>
      <w:r w:rsidRPr="00A75D25">
        <w:t xml:space="preserve">gerne </w:t>
      </w:r>
      <w:r w:rsidR="003C0A48">
        <w:t xml:space="preserve">hier </w:t>
      </w:r>
      <w:r w:rsidR="00DF2717">
        <w:t>aufschreibe</w:t>
      </w:r>
      <w:r w:rsidRPr="00A75D25">
        <w:t>n.</w:t>
      </w:r>
    </w:p>
    <w:tbl>
      <w:tblPr>
        <w:tblStyle w:val="Tabellenraster"/>
        <w:tblW w:w="708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7081"/>
      </w:tblGrid>
      <w:tr w:rsidR="00A75D25" w:rsidRPr="00A75D25" w14:paraId="63EFBFFD" w14:textId="77777777" w:rsidTr="00541767">
        <w:trPr>
          <w:trHeight w:val="872"/>
        </w:trPr>
        <w:tc>
          <w:tcPr>
            <w:tcW w:w="7081" w:type="dxa"/>
          </w:tcPr>
          <w:p w14:paraId="65435A65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7FA52AF1" w14:textId="77777777" w:rsidR="00A75D25" w:rsidRPr="00A75D25" w:rsidRDefault="00A75D25" w:rsidP="00A75D25">
      <w:pPr>
        <w:spacing w:after="160" w:line="259" w:lineRule="auto"/>
      </w:pPr>
    </w:p>
    <w:p w14:paraId="44C2E3A7" w14:textId="77777777" w:rsidR="00A75D25" w:rsidRPr="00A75D25" w:rsidRDefault="00A75D25" w:rsidP="00A75D25">
      <w:pPr>
        <w:spacing w:after="160" w:line="259" w:lineRule="auto"/>
      </w:pPr>
    </w:p>
    <w:p w14:paraId="03A44886" w14:textId="5DAECC67" w:rsidR="00A75D25" w:rsidRPr="00A75D25" w:rsidRDefault="00A75D25" w:rsidP="00A75D25">
      <w:pPr>
        <w:spacing w:after="160" w:line="259" w:lineRule="auto"/>
      </w:pPr>
      <w:r w:rsidRPr="00A75D25">
        <w:t>6. Daten</w:t>
      </w:r>
      <w:r w:rsidR="007F2CE0">
        <w:t xml:space="preserve"> zu Ihrer Person</w:t>
      </w:r>
    </w:p>
    <w:p w14:paraId="507F01C3" w14:textId="77777777" w:rsidR="00A75D25" w:rsidRPr="00A75D25" w:rsidRDefault="00A75D25" w:rsidP="00A75D25">
      <w:pPr>
        <w:spacing w:after="160" w:line="259" w:lineRule="auto"/>
      </w:pPr>
      <w:r w:rsidRPr="00A75D25">
        <w:t>18. In welchem Jahr sind Sie geboren?</w:t>
      </w:r>
    </w:p>
    <w:tbl>
      <w:tblPr>
        <w:tblStyle w:val="Tabellenraster"/>
        <w:tblW w:w="711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7111"/>
      </w:tblGrid>
      <w:tr w:rsidR="00A75D25" w:rsidRPr="00A75D25" w14:paraId="7147D895" w14:textId="77777777" w:rsidTr="00541767">
        <w:trPr>
          <w:trHeight w:val="698"/>
        </w:trPr>
        <w:tc>
          <w:tcPr>
            <w:tcW w:w="7111" w:type="dxa"/>
          </w:tcPr>
          <w:p w14:paraId="337381D0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6C4CCC07" w14:textId="77777777" w:rsidR="00A75D25" w:rsidRPr="00A75D25" w:rsidRDefault="00A75D25" w:rsidP="00A75D25">
      <w:pPr>
        <w:spacing w:after="160" w:line="259" w:lineRule="auto"/>
      </w:pPr>
    </w:p>
    <w:p w14:paraId="593C2B24" w14:textId="77777777" w:rsidR="00A75D25" w:rsidRPr="00A75D25" w:rsidRDefault="00A75D25" w:rsidP="00A75D25">
      <w:pPr>
        <w:spacing w:after="160" w:line="259" w:lineRule="auto"/>
      </w:pPr>
    </w:p>
    <w:p w14:paraId="744FF4FE" w14:textId="2BFEC309" w:rsidR="00A75D25" w:rsidRPr="00A75D25" w:rsidRDefault="00A75D25" w:rsidP="00A75D25">
      <w:pPr>
        <w:spacing w:after="160" w:line="259" w:lineRule="auto"/>
      </w:pPr>
      <w:r w:rsidRPr="00A75D25">
        <w:t>19.*</w:t>
      </w:r>
      <w:r w:rsidR="007F2CE0">
        <w:t>Zu w</w:t>
      </w:r>
      <w:r w:rsidRPr="00A75D25">
        <w:t>elchem Geschlecht fühlen Sie sich zugehörig?</w:t>
      </w:r>
    </w:p>
    <w:p w14:paraId="3A76AA36" w14:textId="15E473A5" w:rsidR="00A75D25" w:rsidRPr="00A75D25" w:rsidRDefault="00A75D25" w:rsidP="00A75D25">
      <w:pPr>
        <w:spacing w:after="160" w:line="259" w:lineRule="auto"/>
      </w:pPr>
    </w:p>
    <w:p w14:paraId="756CAFDB" w14:textId="77777777" w:rsidR="00A75D25" w:rsidRPr="00A75D25" w:rsidRDefault="00A75D25" w:rsidP="00A75D25">
      <w:pPr>
        <w:numPr>
          <w:ilvl w:val="0"/>
          <w:numId w:val="31"/>
        </w:numPr>
        <w:spacing w:after="160" w:line="259" w:lineRule="auto"/>
      </w:pPr>
      <w:r w:rsidRPr="00A75D25">
        <w:t>Weiblich</w:t>
      </w:r>
    </w:p>
    <w:p w14:paraId="65A36762" w14:textId="77777777" w:rsidR="00A75D25" w:rsidRPr="00A75D25" w:rsidRDefault="00A75D25" w:rsidP="00A75D25">
      <w:pPr>
        <w:numPr>
          <w:ilvl w:val="0"/>
          <w:numId w:val="31"/>
        </w:numPr>
        <w:spacing w:after="160" w:line="259" w:lineRule="auto"/>
      </w:pPr>
      <w:r w:rsidRPr="00A75D25">
        <w:t>Männlich</w:t>
      </w:r>
    </w:p>
    <w:p w14:paraId="48C1FA23" w14:textId="77777777" w:rsidR="00A75D25" w:rsidRPr="00A75D25" w:rsidRDefault="00A75D25" w:rsidP="00A75D25">
      <w:pPr>
        <w:numPr>
          <w:ilvl w:val="0"/>
          <w:numId w:val="31"/>
        </w:numPr>
        <w:spacing w:after="160" w:line="259" w:lineRule="auto"/>
      </w:pPr>
      <w:r w:rsidRPr="00A75D25">
        <w:t>Divers</w:t>
      </w:r>
    </w:p>
    <w:p w14:paraId="54A5DAE5" w14:textId="77777777" w:rsidR="00A75D25" w:rsidRPr="00A75D25" w:rsidRDefault="00A75D25" w:rsidP="00A75D25">
      <w:pPr>
        <w:spacing w:after="160" w:line="259" w:lineRule="auto"/>
      </w:pPr>
    </w:p>
    <w:p w14:paraId="79CB5649" w14:textId="4C1B2412" w:rsidR="00A75D25" w:rsidRPr="00A75D25" w:rsidRDefault="00A75D25" w:rsidP="00A75D25">
      <w:pPr>
        <w:spacing w:after="160" w:line="259" w:lineRule="auto"/>
      </w:pPr>
      <w:r w:rsidRPr="00A75D25">
        <w:t xml:space="preserve">20.*Welche Art der Beeinträchtigung </w:t>
      </w:r>
      <w:r w:rsidR="007F2CE0">
        <w:t xml:space="preserve">oder </w:t>
      </w:r>
      <w:r w:rsidR="007F2CE0">
        <w:br/>
        <w:t xml:space="preserve">Behinderung </w:t>
      </w:r>
      <w:r w:rsidRPr="00A75D25">
        <w:t>haben Sie?</w:t>
      </w:r>
    </w:p>
    <w:p w14:paraId="08BA1939" w14:textId="678CF98C" w:rsidR="00A75D25" w:rsidRPr="00A75D25" w:rsidRDefault="00A75D25" w:rsidP="00A75D25">
      <w:pPr>
        <w:spacing w:after="160" w:line="259" w:lineRule="auto"/>
      </w:pPr>
    </w:p>
    <w:p w14:paraId="666645FE" w14:textId="68E617CA" w:rsidR="00A75D25" w:rsidRPr="00A75D25" w:rsidRDefault="00A75D25" w:rsidP="00A75D25">
      <w:pPr>
        <w:numPr>
          <w:ilvl w:val="0"/>
          <w:numId w:val="32"/>
        </w:numPr>
        <w:spacing w:after="160" w:line="259" w:lineRule="auto"/>
      </w:pPr>
      <w:r w:rsidRPr="00A75D25">
        <w:t>Geistige Behinderung</w:t>
      </w:r>
      <w:r w:rsidR="000F71B7">
        <w:t xml:space="preserve"> </w:t>
      </w:r>
      <w:r w:rsidR="000F71B7">
        <w:br/>
        <w:t>Manche Menschen sagen dazu auch Lernbehinderung.</w:t>
      </w:r>
    </w:p>
    <w:p w14:paraId="7C981A81" w14:textId="10310A63" w:rsidR="00A75D25" w:rsidRPr="00A75D25" w:rsidRDefault="00A75D25" w:rsidP="00A75D25">
      <w:pPr>
        <w:numPr>
          <w:ilvl w:val="0"/>
          <w:numId w:val="32"/>
        </w:numPr>
        <w:spacing w:after="160" w:line="259" w:lineRule="auto"/>
      </w:pPr>
      <w:r w:rsidRPr="00A75D25">
        <w:t>Körperliche Behinderung</w:t>
      </w:r>
    </w:p>
    <w:p w14:paraId="723DC304" w14:textId="61FCF162" w:rsidR="00A75D25" w:rsidRPr="00A75D25" w:rsidRDefault="00A75D25" w:rsidP="00A75D25">
      <w:pPr>
        <w:numPr>
          <w:ilvl w:val="0"/>
          <w:numId w:val="32"/>
        </w:numPr>
        <w:spacing w:after="160" w:line="259" w:lineRule="auto"/>
      </w:pPr>
      <w:r w:rsidRPr="00A75D25">
        <w:t>Sinnes</w:t>
      </w:r>
      <w:r w:rsidR="007F2CE0">
        <w:t>-B</w:t>
      </w:r>
      <w:r w:rsidRPr="00A75D25">
        <w:t>ehinderung</w:t>
      </w:r>
      <w:r w:rsidR="000F71B7">
        <w:br/>
        <w:t>Das ist zum Beispiel blind oder hörbehindert.</w:t>
      </w:r>
    </w:p>
    <w:p w14:paraId="466F6FE8" w14:textId="71E5A209" w:rsidR="00A75D25" w:rsidRPr="00A75D25" w:rsidRDefault="00A75D25" w:rsidP="00A75D25">
      <w:pPr>
        <w:numPr>
          <w:ilvl w:val="0"/>
          <w:numId w:val="32"/>
        </w:numPr>
        <w:spacing w:after="160" w:line="259" w:lineRule="auto"/>
      </w:pPr>
      <w:r w:rsidRPr="00A75D25">
        <w:t>Psychische Behinderung</w:t>
      </w:r>
      <w:r w:rsidR="008D1C18">
        <w:t xml:space="preserve"> </w:t>
      </w:r>
      <w:r w:rsidR="008D1C18">
        <w:br/>
        <w:t xml:space="preserve">Manche </w:t>
      </w:r>
      <w:r w:rsidR="000F71B7">
        <w:t>Menschen nennen das auch seelische Behinderung.</w:t>
      </w:r>
    </w:p>
    <w:p w14:paraId="3C24F012" w14:textId="77777777" w:rsidR="00A75D25" w:rsidRPr="00A75D25" w:rsidRDefault="00A75D25" w:rsidP="00A75D25">
      <w:pPr>
        <w:numPr>
          <w:ilvl w:val="0"/>
          <w:numId w:val="32"/>
        </w:numPr>
        <w:spacing w:after="160" w:line="259" w:lineRule="auto"/>
      </w:pPr>
      <w:r w:rsidRPr="00A75D25">
        <w:t>Keine</w:t>
      </w:r>
    </w:p>
    <w:p w14:paraId="701AC5BE" w14:textId="77777777" w:rsidR="00A75D25" w:rsidRPr="00A75D25" w:rsidRDefault="00A75D25" w:rsidP="00A75D25">
      <w:pPr>
        <w:spacing w:after="160" w:line="259" w:lineRule="auto"/>
      </w:pPr>
      <w:r w:rsidRPr="00A75D25">
        <w:t>Sonstiges (bitte angeben):</w:t>
      </w:r>
    </w:p>
    <w:tbl>
      <w:tblPr>
        <w:tblStyle w:val="Tabellenraster"/>
        <w:tblW w:w="6031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6031"/>
      </w:tblGrid>
      <w:tr w:rsidR="00A75D25" w:rsidRPr="00A75D25" w14:paraId="61A6C671" w14:textId="77777777" w:rsidTr="00541767">
        <w:trPr>
          <w:trHeight w:val="582"/>
        </w:trPr>
        <w:tc>
          <w:tcPr>
            <w:tcW w:w="6031" w:type="dxa"/>
          </w:tcPr>
          <w:p w14:paraId="4E20F6BE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5617BAB6" w14:textId="77777777" w:rsidR="00A75D25" w:rsidRPr="00A75D25" w:rsidRDefault="00A75D25" w:rsidP="00A75D25">
      <w:pPr>
        <w:spacing w:after="160" w:line="259" w:lineRule="auto"/>
      </w:pPr>
    </w:p>
    <w:p w14:paraId="6762B3E7" w14:textId="77777777" w:rsidR="00A75D25" w:rsidRPr="00A75D25" w:rsidRDefault="00A75D25" w:rsidP="00A75D25">
      <w:pPr>
        <w:spacing w:after="160" w:line="259" w:lineRule="auto"/>
      </w:pPr>
    </w:p>
    <w:p w14:paraId="509C9250" w14:textId="68332EA6" w:rsidR="00A75D25" w:rsidRPr="00A75D25" w:rsidRDefault="00A75D25" w:rsidP="00A75D25">
      <w:pPr>
        <w:spacing w:after="160" w:line="259" w:lineRule="auto"/>
      </w:pPr>
      <w:r w:rsidRPr="00A75D25">
        <w:t>21. Wie</w:t>
      </w:r>
      <w:r w:rsidR="007F2CE0">
        <w:t xml:space="preserve">viel </w:t>
      </w:r>
      <w:r w:rsidRPr="00A75D25">
        <w:t>Pflege</w:t>
      </w:r>
      <w:r w:rsidR="007F2CE0">
        <w:t xml:space="preserve"> oder</w:t>
      </w:r>
      <w:r w:rsidRPr="00A75D25">
        <w:t xml:space="preserve"> Assistenz</w:t>
      </w:r>
      <w:r w:rsidR="007F2CE0">
        <w:t xml:space="preserve"> brauchen Sie im Alltag</w:t>
      </w:r>
      <w:r w:rsidRPr="00A75D25">
        <w:t>?</w:t>
      </w:r>
    </w:p>
    <w:p w14:paraId="74D142A8" w14:textId="221D2DBB" w:rsidR="00A75D25" w:rsidRPr="00A75D25" w:rsidRDefault="00A75D25" w:rsidP="00A75D25">
      <w:pPr>
        <w:numPr>
          <w:ilvl w:val="0"/>
          <w:numId w:val="33"/>
        </w:numPr>
        <w:spacing w:after="160" w:line="259" w:lineRule="auto"/>
      </w:pPr>
      <w:r w:rsidRPr="00A75D25">
        <w:t xml:space="preserve">Ich </w:t>
      </w:r>
      <w:r w:rsidR="007F2CE0">
        <w:t>brauch</w:t>
      </w:r>
      <w:r w:rsidRPr="00A75D25">
        <w:t xml:space="preserve">e keine </w:t>
      </w:r>
      <w:r w:rsidR="007F2CE0">
        <w:t>Pflege oder Assistenz</w:t>
      </w:r>
      <w:r w:rsidRPr="00A75D25">
        <w:t>.</w:t>
      </w:r>
    </w:p>
    <w:p w14:paraId="1AF70A50" w14:textId="74D3B997" w:rsidR="00A75D25" w:rsidRPr="00A75D25" w:rsidRDefault="00A75D25" w:rsidP="00A75D25">
      <w:pPr>
        <w:numPr>
          <w:ilvl w:val="0"/>
          <w:numId w:val="33"/>
        </w:numPr>
        <w:spacing w:after="160" w:line="259" w:lineRule="auto"/>
      </w:pPr>
      <w:r w:rsidRPr="00A75D25">
        <w:t>Ich habe einen Pflegegrad</w:t>
      </w:r>
      <w:r w:rsidR="007F2CE0">
        <w:t>.</w:t>
      </w:r>
      <w:r w:rsidRPr="00A75D25">
        <w:t xml:space="preserve"> </w:t>
      </w:r>
      <w:r w:rsidR="000F71B7">
        <w:br/>
        <w:t xml:space="preserve">Das ist </w:t>
      </w:r>
      <w:r w:rsidR="000F71B7" w:rsidRPr="00541767">
        <w:rPr>
          <w:u w:val="single"/>
        </w:rPr>
        <w:t>nicht</w:t>
      </w:r>
      <w:r w:rsidR="000F71B7">
        <w:t xml:space="preserve"> der Grad der Behinderung.</w:t>
      </w:r>
      <w:r w:rsidR="007F2CE0">
        <w:br/>
        <w:t>B</w:t>
      </w:r>
      <w:r w:rsidRPr="00A75D25">
        <w:t xml:space="preserve">itte </w:t>
      </w:r>
      <w:r w:rsidR="007F2CE0">
        <w:t xml:space="preserve">tragen Sie hier den </w:t>
      </w:r>
      <w:r w:rsidRPr="00A75D25">
        <w:t xml:space="preserve">Pflegegrad </w:t>
      </w:r>
      <w:r w:rsidR="007F2CE0">
        <w:t xml:space="preserve">ein. </w:t>
      </w:r>
      <w:r w:rsidR="007F2CE0">
        <w:br/>
        <w:t>U</w:t>
      </w:r>
      <w:r w:rsidRPr="00A75D25">
        <w:t xml:space="preserve">nd </w:t>
      </w:r>
      <w:r w:rsidR="007F2CE0">
        <w:t xml:space="preserve">beschreiben Sie den Bedarf an </w:t>
      </w:r>
      <w:ins w:id="7" w:author="Andre Delor" w:date="2024-10-02T18:55:00Z" w16du:dateUtc="2024-10-02T16:55:00Z">
        <w:r w:rsidR="000F71B7">
          <w:t>Pflege-</w:t>
        </w:r>
      </w:ins>
      <w:r w:rsidRPr="00A75D25">
        <w:t>Assistenz:</w:t>
      </w:r>
    </w:p>
    <w:tbl>
      <w:tblPr>
        <w:tblStyle w:val="Tabellenraster"/>
        <w:tblW w:w="6406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6406"/>
      </w:tblGrid>
      <w:tr w:rsidR="00A75D25" w:rsidRPr="00A75D25" w14:paraId="2574DD0F" w14:textId="77777777" w:rsidTr="00541767">
        <w:trPr>
          <w:trHeight w:val="553"/>
        </w:trPr>
        <w:tc>
          <w:tcPr>
            <w:tcW w:w="6406" w:type="dxa"/>
          </w:tcPr>
          <w:p w14:paraId="12536C77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0F515B66" w14:textId="77777777" w:rsidR="00A75D25" w:rsidRPr="00A75D25" w:rsidRDefault="00A75D25" w:rsidP="00A75D25">
      <w:pPr>
        <w:spacing w:after="160" w:line="259" w:lineRule="auto"/>
      </w:pPr>
    </w:p>
    <w:p w14:paraId="64167B63" w14:textId="77777777" w:rsidR="000F71B7" w:rsidRPr="00DF2717" w:rsidRDefault="000F71B7" w:rsidP="000F71B7">
      <w:pPr>
        <w:spacing w:after="160" w:line="259" w:lineRule="auto"/>
        <w:rPr>
          <w:b/>
          <w:bCs/>
        </w:rPr>
      </w:pPr>
      <w:r w:rsidRPr="00A75D25">
        <w:rPr>
          <w:b/>
          <w:bCs/>
        </w:rPr>
        <w:t xml:space="preserve">Sie </w:t>
      </w:r>
      <w:r w:rsidRPr="00DF2717">
        <w:rPr>
          <w:b/>
          <w:bCs/>
        </w:rPr>
        <w:t xml:space="preserve">haben </w:t>
      </w:r>
      <w:r w:rsidRPr="00A75D25">
        <w:rPr>
          <w:b/>
          <w:bCs/>
        </w:rPr>
        <w:t xml:space="preserve">diese Umfrage </w:t>
      </w:r>
      <w:r w:rsidRPr="00DF2717">
        <w:rPr>
          <w:b/>
          <w:bCs/>
        </w:rPr>
        <w:t xml:space="preserve">für Sie </w:t>
      </w:r>
      <w:r w:rsidRPr="00A75D25">
        <w:rPr>
          <w:b/>
          <w:bCs/>
        </w:rPr>
        <w:t>selbst</w:t>
      </w:r>
      <w:r w:rsidRPr="00DF2717">
        <w:rPr>
          <w:b/>
          <w:bCs/>
        </w:rPr>
        <w:t xml:space="preserve"> </w:t>
      </w:r>
      <w:r w:rsidRPr="00A75D25">
        <w:rPr>
          <w:b/>
          <w:bCs/>
        </w:rPr>
        <w:t>ausgefüllt</w:t>
      </w:r>
      <w:r w:rsidRPr="00DF2717">
        <w:rPr>
          <w:b/>
          <w:bCs/>
        </w:rPr>
        <w:t xml:space="preserve">? </w:t>
      </w:r>
    </w:p>
    <w:p w14:paraId="4D886D31" w14:textId="77777777" w:rsidR="000F71B7" w:rsidRDefault="000F71B7" w:rsidP="000F71B7">
      <w:pPr>
        <w:spacing w:after="160" w:line="259" w:lineRule="auto"/>
      </w:pPr>
      <w:r>
        <w:t>Dann sind Sie fertig.</w:t>
      </w:r>
      <w:r>
        <w:br/>
        <w:t>Sie</w:t>
      </w:r>
      <w:r w:rsidRPr="00A75D25">
        <w:t xml:space="preserve"> können Sie den Fragebogen nun abschicken.</w:t>
      </w:r>
      <w:r>
        <w:t xml:space="preserve"> </w:t>
      </w:r>
      <w:r>
        <w:br/>
        <w:t>Sie müssen die restlichen Fragen nicht beantworten.</w:t>
      </w:r>
    </w:p>
    <w:p w14:paraId="05D1BDAE" w14:textId="77777777" w:rsidR="000F71B7" w:rsidRPr="00DF2717" w:rsidRDefault="000F71B7" w:rsidP="000F71B7">
      <w:pPr>
        <w:spacing w:after="160" w:line="259" w:lineRule="auto"/>
        <w:rPr>
          <w:b/>
          <w:bCs/>
        </w:rPr>
      </w:pPr>
      <w:r w:rsidRPr="00A75D25">
        <w:rPr>
          <w:b/>
          <w:bCs/>
        </w:rPr>
        <w:t xml:space="preserve">Sie </w:t>
      </w:r>
      <w:r w:rsidRPr="00DF2717">
        <w:rPr>
          <w:b/>
          <w:bCs/>
        </w:rPr>
        <w:t xml:space="preserve">haben </w:t>
      </w:r>
      <w:r w:rsidRPr="00A75D25">
        <w:rPr>
          <w:b/>
          <w:bCs/>
        </w:rPr>
        <w:t>die Umfrage für eine andere Person ausgefüllt</w:t>
      </w:r>
      <w:r w:rsidRPr="00DF2717">
        <w:rPr>
          <w:b/>
          <w:bCs/>
        </w:rPr>
        <w:t>?</w:t>
      </w:r>
    </w:p>
    <w:p w14:paraId="5A667D9F" w14:textId="77777777" w:rsidR="000F71B7" w:rsidRPr="00A75D25" w:rsidRDefault="000F71B7" w:rsidP="000F71B7">
      <w:pPr>
        <w:spacing w:after="160" w:line="259" w:lineRule="auto"/>
      </w:pPr>
      <w:r>
        <w:t>Dann</w:t>
      </w:r>
      <w:r w:rsidRPr="00A75D25">
        <w:t xml:space="preserve"> können Sie hier eigene </w:t>
      </w:r>
      <w:r>
        <w:t>persönliche</w:t>
      </w:r>
      <w:r w:rsidRPr="00A75D25">
        <w:t xml:space="preserve"> Daten angeben. </w:t>
      </w:r>
    </w:p>
    <w:p w14:paraId="5CC3ED2A" w14:textId="77777777" w:rsidR="00A75D25" w:rsidRPr="00A75D25" w:rsidRDefault="00A75D25" w:rsidP="00A75D25">
      <w:pPr>
        <w:spacing w:after="160" w:line="259" w:lineRule="auto"/>
      </w:pPr>
    </w:p>
    <w:p w14:paraId="636E401F" w14:textId="48FD8EBE" w:rsidR="00A75D25" w:rsidRPr="00A75D25" w:rsidRDefault="00A75D25" w:rsidP="00A75D25">
      <w:pPr>
        <w:spacing w:after="160" w:line="259" w:lineRule="auto"/>
      </w:pPr>
      <w:r w:rsidRPr="00A75D25">
        <w:t xml:space="preserve">7. </w:t>
      </w:r>
      <w:r w:rsidR="007F2CE0">
        <w:t>Persönliche</w:t>
      </w:r>
      <w:r w:rsidRPr="00A75D25">
        <w:t xml:space="preserve"> Daten</w:t>
      </w:r>
      <w:r w:rsidR="007F2CE0">
        <w:t xml:space="preserve"> von</w:t>
      </w:r>
      <w:r w:rsidRPr="00A75D25">
        <w:t xml:space="preserve"> </w:t>
      </w:r>
      <w:proofErr w:type="spellStart"/>
      <w:r w:rsidR="00541767">
        <w:t>a</w:t>
      </w:r>
      <w:r w:rsidR="00541767" w:rsidRPr="00A75D25">
        <w:t>ngehörige</w:t>
      </w:r>
      <w:r w:rsidR="00541767">
        <w:t>n</w:t>
      </w:r>
      <w:proofErr w:type="spellEnd"/>
      <w:r w:rsidR="00541767">
        <w:t xml:space="preserve"> </w:t>
      </w:r>
      <w:r w:rsidR="00541767">
        <w:t>Personen</w:t>
      </w:r>
    </w:p>
    <w:p w14:paraId="41C266D9" w14:textId="77777777" w:rsidR="00A75D25" w:rsidRPr="00A75D25" w:rsidRDefault="00A75D25" w:rsidP="00A75D25">
      <w:pPr>
        <w:spacing w:after="160" w:line="259" w:lineRule="auto"/>
      </w:pPr>
    </w:p>
    <w:p w14:paraId="59F06BFF" w14:textId="4F001302" w:rsidR="00A75D25" w:rsidRPr="00A75D25" w:rsidRDefault="00A75D25" w:rsidP="00541767">
      <w:pPr>
        <w:spacing w:after="160" w:line="259" w:lineRule="auto"/>
        <w:ind w:left="708"/>
      </w:pPr>
      <w:r w:rsidRPr="00A75D25">
        <w:t xml:space="preserve">22. Sind Sie Angehörige*r oder </w:t>
      </w:r>
      <w:r w:rsidR="00DF2717">
        <w:br/>
      </w:r>
      <w:r w:rsidRPr="00A75D25">
        <w:t>Assistenzkraft eines Menschen mit Behinderung?</w:t>
      </w:r>
    </w:p>
    <w:p w14:paraId="776BF551" w14:textId="50E61C07" w:rsidR="00A75D25" w:rsidRPr="00A75D25" w:rsidRDefault="00A75D25" w:rsidP="00A75D25">
      <w:pPr>
        <w:spacing w:after="160" w:line="259" w:lineRule="auto"/>
      </w:pPr>
    </w:p>
    <w:p w14:paraId="03AF22E9" w14:textId="2CAD987F" w:rsidR="00A75D25" w:rsidRPr="00A75D25" w:rsidRDefault="00A75D25" w:rsidP="00A75D25">
      <w:pPr>
        <w:numPr>
          <w:ilvl w:val="0"/>
          <w:numId w:val="33"/>
        </w:numPr>
        <w:spacing w:after="160" w:line="259" w:lineRule="auto"/>
      </w:pPr>
      <w:r w:rsidRPr="00A75D25">
        <w:t xml:space="preserve">Ja, </w:t>
      </w:r>
      <w:r w:rsidR="00DF2717">
        <w:t xml:space="preserve">ich bin </w:t>
      </w:r>
      <w:r w:rsidRPr="00A75D25">
        <w:t>Angehörige*r</w:t>
      </w:r>
    </w:p>
    <w:p w14:paraId="70DAE922" w14:textId="74194EC0" w:rsidR="00A75D25" w:rsidRPr="00A75D25" w:rsidRDefault="00A75D25" w:rsidP="00A75D25">
      <w:pPr>
        <w:numPr>
          <w:ilvl w:val="0"/>
          <w:numId w:val="33"/>
        </w:numPr>
        <w:spacing w:after="160" w:line="259" w:lineRule="auto"/>
      </w:pPr>
      <w:r w:rsidRPr="00A75D25">
        <w:t xml:space="preserve">Ja, </w:t>
      </w:r>
      <w:r w:rsidR="00DF2717">
        <w:t xml:space="preserve">ich bin </w:t>
      </w:r>
      <w:r w:rsidRPr="00A75D25">
        <w:t>Assistenzkraft</w:t>
      </w:r>
    </w:p>
    <w:p w14:paraId="192EA8CD" w14:textId="77777777" w:rsidR="00A75D25" w:rsidRPr="00A75D25" w:rsidRDefault="00A75D25" w:rsidP="00A75D25">
      <w:pPr>
        <w:spacing w:after="160" w:line="259" w:lineRule="auto"/>
      </w:pPr>
      <w:r w:rsidRPr="00A75D25">
        <w:t>Sonstiges (bitte angeben):</w:t>
      </w:r>
    </w:p>
    <w:tbl>
      <w:tblPr>
        <w:tblStyle w:val="Tabellenraster"/>
        <w:tblW w:w="6166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6166"/>
      </w:tblGrid>
      <w:tr w:rsidR="00A75D25" w:rsidRPr="00A75D25" w14:paraId="7E406364" w14:textId="77777777" w:rsidTr="00541767">
        <w:trPr>
          <w:trHeight w:val="858"/>
        </w:trPr>
        <w:tc>
          <w:tcPr>
            <w:tcW w:w="6166" w:type="dxa"/>
          </w:tcPr>
          <w:p w14:paraId="2E0E863B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0731EAFE" w14:textId="77777777" w:rsidR="00A75D25" w:rsidRPr="00A75D25" w:rsidRDefault="00A75D25" w:rsidP="00A75D25">
      <w:pPr>
        <w:spacing w:after="160" w:line="259" w:lineRule="auto"/>
      </w:pPr>
    </w:p>
    <w:p w14:paraId="2110C8E6" w14:textId="77777777" w:rsidR="00A75D25" w:rsidRPr="00A75D25" w:rsidRDefault="00A75D25" w:rsidP="00A75D25">
      <w:pPr>
        <w:spacing w:after="160" w:line="259" w:lineRule="auto"/>
      </w:pPr>
    </w:p>
    <w:p w14:paraId="1BF7E2FE" w14:textId="77777777" w:rsidR="00A75D25" w:rsidRPr="00A75D25" w:rsidRDefault="00A75D25" w:rsidP="00A75D25">
      <w:pPr>
        <w:spacing w:after="160" w:line="259" w:lineRule="auto"/>
      </w:pPr>
      <w:r w:rsidRPr="00A75D25">
        <w:t>23. In welchem Jahr sind Sie geboren?</w:t>
      </w:r>
    </w:p>
    <w:p w14:paraId="0FCBF009" w14:textId="77777777" w:rsidR="00A75D25" w:rsidRPr="00A75D25" w:rsidRDefault="00A75D25" w:rsidP="00A75D25">
      <w:pPr>
        <w:spacing w:after="160" w:line="259" w:lineRule="auto"/>
      </w:pPr>
      <w:r w:rsidRPr="00A75D25">
        <w:lastRenderedPageBreak/>
        <w:t xml:space="preserve">      Bitte angeben:</w:t>
      </w:r>
    </w:p>
    <w:tbl>
      <w:tblPr>
        <w:tblStyle w:val="Tabellenraster"/>
        <w:tblW w:w="6241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6241"/>
      </w:tblGrid>
      <w:tr w:rsidR="00A75D25" w:rsidRPr="00A75D25" w14:paraId="0CF955F3" w14:textId="77777777" w:rsidTr="00541767">
        <w:trPr>
          <w:trHeight w:val="1177"/>
        </w:trPr>
        <w:tc>
          <w:tcPr>
            <w:tcW w:w="6241" w:type="dxa"/>
          </w:tcPr>
          <w:p w14:paraId="1DC440DE" w14:textId="77777777" w:rsidR="00A75D25" w:rsidRPr="00A75D25" w:rsidRDefault="00A75D25" w:rsidP="00A75D25">
            <w:pPr>
              <w:spacing w:after="160" w:line="259" w:lineRule="auto"/>
            </w:pPr>
          </w:p>
        </w:tc>
      </w:tr>
    </w:tbl>
    <w:p w14:paraId="546301D3" w14:textId="77777777" w:rsidR="00A75D25" w:rsidRPr="00A75D25" w:rsidRDefault="00A75D25" w:rsidP="00A75D25">
      <w:pPr>
        <w:spacing w:after="160" w:line="259" w:lineRule="auto"/>
      </w:pPr>
    </w:p>
    <w:p w14:paraId="7549DE7B" w14:textId="77777777" w:rsidR="00A75D25" w:rsidRPr="00A75D25" w:rsidRDefault="00A75D25" w:rsidP="00A75D25">
      <w:pPr>
        <w:spacing w:after="160" w:line="259" w:lineRule="auto"/>
      </w:pPr>
      <w:r w:rsidRPr="00A75D25">
        <w:t xml:space="preserve">     </w:t>
      </w:r>
    </w:p>
    <w:p w14:paraId="2DE904ED" w14:textId="7D5BFD03" w:rsidR="00A75D25" w:rsidRPr="00A75D25" w:rsidRDefault="00A75D25" w:rsidP="00A75D25">
      <w:pPr>
        <w:spacing w:after="160" w:line="259" w:lineRule="auto"/>
      </w:pPr>
      <w:r w:rsidRPr="00A75D25">
        <w:t xml:space="preserve">24. </w:t>
      </w:r>
      <w:r w:rsidR="00DF2717">
        <w:t>Zu w</w:t>
      </w:r>
      <w:r w:rsidR="00DF2717" w:rsidRPr="00A75D25">
        <w:t>elchem Geschlecht fühlen Sie sich zugehörig</w:t>
      </w:r>
      <w:r w:rsidRPr="00A75D25">
        <w:t>?</w:t>
      </w:r>
    </w:p>
    <w:p w14:paraId="5F6ED5D5" w14:textId="77777777" w:rsidR="00A75D25" w:rsidRPr="00A75D25" w:rsidRDefault="00A75D25" w:rsidP="00A75D25">
      <w:pPr>
        <w:numPr>
          <w:ilvl w:val="0"/>
          <w:numId w:val="34"/>
        </w:numPr>
        <w:spacing w:after="160" w:line="259" w:lineRule="auto"/>
      </w:pPr>
      <w:r w:rsidRPr="00A75D25">
        <w:t>Weiblich</w:t>
      </w:r>
    </w:p>
    <w:p w14:paraId="3A0E2F23" w14:textId="77777777" w:rsidR="00A75D25" w:rsidRPr="00A75D25" w:rsidRDefault="00A75D25" w:rsidP="00A75D25">
      <w:pPr>
        <w:numPr>
          <w:ilvl w:val="0"/>
          <w:numId w:val="34"/>
        </w:numPr>
        <w:spacing w:after="160" w:line="259" w:lineRule="auto"/>
      </w:pPr>
      <w:r w:rsidRPr="00A75D25">
        <w:t>Männlich</w:t>
      </w:r>
    </w:p>
    <w:p w14:paraId="4D3314A0" w14:textId="77777777" w:rsidR="00A75D25" w:rsidRPr="00A75D25" w:rsidRDefault="00A75D25" w:rsidP="00A75D25">
      <w:pPr>
        <w:numPr>
          <w:ilvl w:val="0"/>
          <w:numId w:val="34"/>
        </w:numPr>
        <w:spacing w:after="160" w:line="259" w:lineRule="auto"/>
      </w:pPr>
      <w:r w:rsidRPr="00A75D25">
        <w:t>Divers</w:t>
      </w:r>
    </w:p>
    <w:p w14:paraId="3BAB1FD5" w14:textId="77777777" w:rsidR="00A75D25" w:rsidRPr="00A75D25" w:rsidRDefault="00A75D25" w:rsidP="00A75D25">
      <w:pPr>
        <w:spacing w:after="160" w:line="259" w:lineRule="auto"/>
      </w:pPr>
    </w:p>
    <w:p w14:paraId="2EF102D3" w14:textId="4259DA2D" w:rsidR="00A75D25" w:rsidRPr="00A75D25" w:rsidRDefault="00A75D25" w:rsidP="00A75D25">
      <w:pPr>
        <w:spacing w:after="160" w:line="259" w:lineRule="auto"/>
      </w:pPr>
      <w:r w:rsidRPr="00A75D25">
        <w:t xml:space="preserve">25. </w:t>
      </w:r>
      <w:r w:rsidR="00DF2717">
        <w:t>Haben Sie n</w:t>
      </w:r>
      <w:r w:rsidR="000F71B7">
        <w:t>oc</w:t>
      </w:r>
      <w:r w:rsidR="00DF2717">
        <w:t>h andere Meinung</w:t>
      </w:r>
      <w:r w:rsidR="00DF2717" w:rsidRPr="00A75D25">
        <w:t xml:space="preserve">en und </w:t>
      </w:r>
      <w:r w:rsidR="00DF2717">
        <w:t>Wünsche</w:t>
      </w:r>
      <w:r w:rsidR="00DF2717" w:rsidRPr="00A75D25">
        <w:t xml:space="preserve"> zum Thema Wohnen mit Assistenz</w:t>
      </w:r>
      <w:r w:rsidR="00DF2717">
        <w:t>-B</w:t>
      </w:r>
      <w:r w:rsidR="00DF2717" w:rsidRPr="00A75D25">
        <w:t>edarf</w:t>
      </w:r>
      <w:r w:rsidR="00DF2717">
        <w:t>?</w:t>
      </w:r>
      <w:r w:rsidR="00DF2717">
        <w:br/>
        <w:t>W</w:t>
      </w:r>
      <w:r w:rsidR="00DF2717" w:rsidRPr="00A75D25">
        <w:t xml:space="preserve">ollen Sie </w:t>
      </w:r>
      <w:r w:rsidR="00DF2717">
        <w:t xml:space="preserve">diese der KIWA mitteilen? </w:t>
      </w:r>
      <w:r w:rsidR="00DF2717">
        <w:br/>
        <w:t>Dann</w:t>
      </w:r>
      <w:r w:rsidR="00DF2717" w:rsidRPr="00A75D25">
        <w:t xml:space="preserve"> können Sie diese hier gerne </w:t>
      </w:r>
      <w:r w:rsidR="00DF2717">
        <w:t>aufschreibe</w:t>
      </w:r>
      <w:r w:rsidR="00DF2717" w:rsidRPr="00A75D25">
        <w:t>n.</w:t>
      </w:r>
    </w:p>
    <w:p w14:paraId="19E272FF" w14:textId="01228FA5" w:rsidR="004F4AA6" w:rsidRDefault="004F4AA6">
      <w:pPr>
        <w:spacing w:after="160" w:line="259" w:lineRule="auto"/>
      </w:pPr>
      <w:r>
        <w:br w:type="page"/>
      </w:r>
    </w:p>
    <w:p w14:paraId="487D113C" w14:textId="77777777" w:rsidR="00870CC2" w:rsidRDefault="00870CC2" w:rsidP="00870CC2"/>
    <w:p w14:paraId="4FAB64ED" w14:textId="77777777" w:rsidR="003674C6" w:rsidRPr="009676D4" w:rsidRDefault="003674C6" w:rsidP="000D3F71">
      <w:pPr>
        <w:pStyle w:val="Marginal"/>
        <w:framePr w:wrap="around" w:x="152" w:y="418"/>
        <w:spacing w:before="360"/>
        <w:jc w:val="right"/>
        <w:rPr>
          <w:noProof w:val="0"/>
        </w:rPr>
      </w:pPr>
      <w:r w:rsidRPr="009676D4">
        <w:drawing>
          <wp:inline distT="0" distB="0" distL="0" distR="0" wp14:anchorId="521A8DD3" wp14:editId="3E30C70F">
            <wp:extent cx="1440000" cy="844034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440000" cy="84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38B04E46" w:rsidR="00C04F1C" w:rsidRDefault="00EF331E" w:rsidP="000C2500">
      <w:pPr>
        <w:ind w:left="284" w:hanging="284"/>
      </w:pPr>
      <w:r w:rsidRPr="009676D4">
        <w:t xml:space="preserve">Der Text in Leichter Sprache ist </w:t>
      </w:r>
      <w:r w:rsidR="00C04F1C">
        <w:t xml:space="preserve">von </w:t>
      </w:r>
      <w:r w:rsidR="00C04F1C">
        <w:br/>
        <w:t xml:space="preserve">André Delor </w:t>
      </w:r>
    </w:p>
    <w:p w14:paraId="31D0DF3C" w14:textId="5694043B" w:rsidR="00EF331E" w:rsidRPr="009676D4" w:rsidRDefault="003674C6" w:rsidP="000C2500">
      <w:pPr>
        <w:ind w:left="284" w:hanging="284"/>
      </w:pPr>
      <w:r>
        <w:t>v</w:t>
      </w:r>
      <w:r w:rsidR="00EF331E" w:rsidRPr="009676D4">
        <w:t>om</w:t>
      </w:r>
      <w:r w:rsidR="00750963">
        <w:t xml:space="preserve"> </w:t>
      </w:r>
      <w:r w:rsidR="00EF331E"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3E43646C" w14:textId="77777777" w:rsidR="000D3F71" w:rsidRPr="009676D4" w:rsidRDefault="000D3F71" w:rsidP="000D3F71">
      <w:pPr>
        <w:pStyle w:val="Marginal"/>
        <w:framePr w:w="2519" w:wrap="around" w:x="452" w:y="656"/>
        <w:jc w:val="right"/>
        <w:rPr>
          <w:noProof w:val="0"/>
        </w:rPr>
      </w:pPr>
      <w:r w:rsidRPr="009676D4">
        <w:drawing>
          <wp:inline distT="0" distB="0" distL="0" distR="0" wp14:anchorId="77A5446B" wp14:editId="036911F7">
            <wp:extent cx="1080000" cy="1222838"/>
            <wp:effectExtent l="0" t="0" r="6350" b="0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2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665F" w14:textId="7EAB53F5" w:rsidR="00EF331E" w:rsidRDefault="00EF331E" w:rsidP="00D344B7">
      <w:pPr>
        <w:spacing w:after="480"/>
        <w:ind w:left="284" w:hanging="284"/>
      </w:pPr>
      <w:r w:rsidRPr="009676D4">
        <w:t>24103 Kiel</w:t>
      </w:r>
    </w:p>
    <w:p w14:paraId="11B68DF8" w14:textId="77777777" w:rsidR="00C04F1C" w:rsidRPr="00C04F1C" w:rsidRDefault="00C04F1C" w:rsidP="00C04F1C">
      <w:r w:rsidRPr="00C04F1C">
        <w:t xml:space="preserve">Den Text in Leichter Sprache haben </w:t>
      </w:r>
    </w:p>
    <w:p w14:paraId="2371294E" w14:textId="73A2E1DF" w:rsidR="00861A73" w:rsidRPr="00C04F1C" w:rsidRDefault="00541767" w:rsidP="00C04F1C">
      <w:pPr>
        <w:spacing w:after="720"/>
      </w:pPr>
      <w:r>
        <w:t xml:space="preserve">Barbara </w:t>
      </w:r>
      <w:proofErr w:type="spellStart"/>
      <w:r>
        <w:t>Larsow</w:t>
      </w:r>
      <w:proofErr w:type="spellEnd"/>
      <w:r>
        <w:t>, Christine Engels und Markus Soika</w:t>
      </w:r>
      <w:r>
        <w:t xml:space="preserve"> </w:t>
      </w:r>
      <w:r w:rsidR="009663B0">
        <w:br/>
      </w:r>
      <w:r w:rsidR="00C04F1C" w:rsidRPr="00C04F1C">
        <w:t>geprüft.</w:t>
      </w:r>
    </w:p>
    <w:p w14:paraId="7A3FA2CA" w14:textId="77777777" w:rsidR="005C74A8" w:rsidRPr="009676D4" w:rsidRDefault="005C74A8" w:rsidP="000D3F71">
      <w:pPr>
        <w:pStyle w:val="Marginal"/>
        <w:framePr w:wrap="around" w:x="152" w:y="1226"/>
        <w:jc w:val="right"/>
      </w:pPr>
      <w:r w:rsidRPr="00C04F1C">
        <w:drawing>
          <wp:inline distT="0" distB="0" distL="0" distR="0" wp14:anchorId="04E035EA" wp14:editId="5BF14A44">
            <wp:extent cx="1080000" cy="1080000"/>
            <wp:effectExtent l="0" t="0" r="6350" b="635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148CEF7D" w:rsidR="00861A73" w:rsidRDefault="00861A73" w:rsidP="000C2500">
      <w:pPr>
        <w:spacing w:before="1200" w:after="720"/>
      </w:pPr>
      <w:r w:rsidRPr="00C04F1C">
        <w:t>© European Easy-</w:t>
      </w:r>
      <w:proofErr w:type="spellStart"/>
      <w:r w:rsidRPr="00C04F1C">
        <w:t>to</w:t>
      </w:r>
      <w:proofErr w:type="spellEnd"/>
      <w:r w:rsidR="000C2500" w:rsidRPr="00C04F1C">
        <w:t>-</w:t>
      </w:r>
      <w:r w:rsidRPr="00C04F1C">
        <w:t xml:space="preserve">Read Logo: </w:t>
      </w:r>
      <w:proofErr w:type="spellStart"/>
      <w:r w:rsidRPr="00C04F1C">
        <w:t>Inclusion</w:t>
      </w:r>
      <w:proofErr w:type="spellEnd"/>
      <w:r w:rsidRPr="00C04F1C">
        <w:t xml:space="preserve"> Europe. </w:t>
      </w:r>
      <w:r w:rsidR="00E771B2">
        <w:br/>
      </w:r>
      <w:r w:rsidR="000C2500" w:rsidRPr="009676D4">
        <w:t>Mehr Informationen im Internet unter:</w:t>
      </w:r>
      <w:r w:rsidRPr="009676D4">
        <w:t xml:space="preserve"> </w:t>
      </w:r>
      <w:r w:rsidR="00E771B2">
        <w:br/>
      </w:r>
      <w:hyperlink r:id="rId11" w:tooltip="Link zur Internetseite von Inclusion Europe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p w14:paraId="78D336AE" w14:textId="77777777" w:rsidR="005C74A8" w:rsidRDefault="005C74A8">
      <w:pPr>
        <w:pStyle w:val="Marginal"/>
        <w:framePr w:w="0" w:hSpace="0" w:wrap="auto" w:vAnchor="margin" w:hAnchor="text" w:yAlign="inline"/>
      </w:pPr>
    </w:p>
    <w:sectPr w:rsidR="005C74A8" w:rsidSect="00A564D0">
      <w:headerReference w:type="default" r:id="rId12"/>
      <w:pgSz w:w="11906" w:h="16838"/>
      <w:pgMar w:top="1134" w:right="1418" w:bottom="1134" w:left="3402" w:header="227" w:footer="22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6ECC" w14:textId="77777777" w:rsidR="005C74A8" w:rsidRPr="005C74A8" w:rsidRDefault="005C74A8" w:rsidP="005C74A8">
    <w:pPr>
      <w:pStyle w:val="Kopfzeil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470F1"/>
    <w:multiLevelType w:val="multilevel"/>
    <w:tmpl w:val="5FD4CF48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7F0B87"/>
    <w:multiLevelType w:val="multilevel"/>
    <w:tmpl w:val="D94274E8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8D493C"/>
    <w:multiLevelType w:val="hybridMultilevel"/>
    <w:tmpl w:val="71E27430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A00924"/>
    <w:multiLevelType w:val="multilevel"/>
    <w:tmpl w:val="A9B6167A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62677E"/>
    <w:multiLevelType w:val="hybridMultilevel"/>
    <w:tmpl w:val="24AE93BA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9831A9"/>
    <w:multiLevelType w:val="multilevel"/>
    <w:tmpl w:val="DE482468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CA9424D"/>
    <w:multiLevelType w:val="hybridMultilevel"/>
    <w:tmpl w:val="9C6ECA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D0031"/>
    <w:multiLevelType w:val="hybridMultilevel"/>
    <w:tmpl w:val="03147B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106A7"/>
    <w:multiLevelType w:val="multilevel"/>
    <w:tmpl w:val="CA1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567FE"/>
    <w:multiLevelType w:val="multilevel"/>
    <w:tmpl w:val="907ECDA0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3D312CA"/>
    <w:multiLevelType w:val="multilevel"/>
    <w:tmpl w:val="13A2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A2A65"/>
    <w:multiLevelType w:val="hybridMultilevel"/>
    <w:tmpl w:val="1D50D4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336F25"/>
    <w:multiLevelType w:val="hybridMultilevel"/>
    <w:tmpl w:val="39049EBC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B36753D"/>
    <w:multiLevelType w:val="multilevel"/>
    <w:tmpl w:val="EF80C3A8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B77389D"/>
    <w:multiLevelType w:val="multilevel"/>
    <w:tmpl w:val="204EABEA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BCA313E"/>
    <w:multiLevelType w:val="multilevel"/>
    <w:tmpl w:val="977018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9A947FC"/>
    <w:multiLevelType w:val="hybridMultilevel"/>
    <w:tmpl w:val="A86A59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47F06"/>
    <w:multiLevelType w:val="hybridMultilevel"/>
    <w:tmpl w:val="C7603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D924EC"/>
    <w:multiLevelType w:val="multilevel"/>
    <w:tmpl w:val="485E8F6E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4CA2D83"/>
    <w:multiLevelType w:val="hybridMultilevel"/>
    <w:tmpl w:val="64C67D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27D71"/>
    <w:multiLevelType w:val="multilevel"/>
    <w:tmpl w:val="48984C7A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3CE5F69"/>
    <w:multiLevelType w:val="multilevel"/>
    <w:tmpl w:val="0EA67D10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73849E0"/>
    <w:multiLevelType w:val="hybridMultilevel"/>
    <w:tmpl w:val="A7BA27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724930"/>
    <w:multiLevelType w:val="hybridMultilevel"/>
    <w:tmpl w:val="DDC203B2"/>
    <w:lvl w:ilvl="0" w:tplc="0407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67B00D20"/>
    <w:multiLevelType w:val="multilevel"/>
    <w:tmpl w:val="55B09C7E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C7760F8"/>
    <w:multiLevelType w:val="multilevel"/>
    <w:tmpl w:val="A47E1424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F1C502D"/>
    <w:multiLevelType w:val="hybridMultilevel"/>
    <w:tmpl w:val="0BCE4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746EBF"/>
    <w:multiLevelType w:val="hybridMultilevel"/>
    <w:tmpl w:val="ACC44B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CF0F13"/>
    <w:multiLevelType w:val="multilevel"/>
    <w:tmpl w:val="0EDA380E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84C5C23"/>
    <w:multiLevelType w:val="multilevel"/>
    <w:tmpl w:val="C7C099BC"/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986601C"/>
    <w:multiLevelType w:val="hybridMultilevel"/>
    <w:tmpl w:val="CE60DD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270117"/>
    <w:multiLevelType w:val="multilevel"/>
    <w:tmpl w:val="0CC09344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FE723B6"/>
    <w:multiLevelType w:val="multilevel"/>
    <w:tmpl w:val="73BC9052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487548339">
    <w:abstractNumId w:val="12"/>
  </w:num>
  <w:num w:numId="2" w16cid:durableId="1563910605">
    <w:abstractNumId w:val="18"/>
  </w:num>
  <w:num w:numId="3" w16cid:durableId="458652141">
    <w:abstractNumId w:val="17"/>
  </w:num>
  <w:num w:numId="4" w16cid:durableId="570971579">
    <w:abstractNumId w:val="11"/>
  </w:num>
  <w:num w:numId="5" w16cid:durableId="1112624575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522742987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141985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29348751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386413495">
    <w:abstractNumId w:val="13"/>
  </w:num>
  <w:num w:numId="10" w16cid:durableId="1100637367">
    <w:abstractNumId w:val="7"/>
  </w:num>
  <w:num w:numId="11" w16cid:durableId="684403409">
    <w:abstractNumId w:val="23"/>
  </w:num>
  <w:num w:numId="12" w16cid:durableId="1396049722">
    <w:abstractNumId w:val="27"/>
  </w:num>
  <w:num w:numId="13" w16cid:durableId="1750957276">
    <w:abstractNumId w:val="20"/>
  </w:num>
  <w:num w:numId="14" w16cid:durableId="587424261">
    <w:abstractNumId w:val="6"/>
  </w:num>
  <w:num w:numId="15" w16cid:durableId="246153438">
    <w:abstractNumId w:val="31"/>
  </w:num>
  <w:num w:numId="16" w16cid:durableId="1553418867">
    <w:abstractNumId w:val="24"/>
  </w:num>
  <w:num w:numId="17" w16cid:durableId="1759013911">
    <w:abstractNumId w:val="28"/>
  </w:num>
  <w:num w:numId="18" w16cid:durableId="370106299">
    <w:abstractNumId w:val="15"/>
  </w:num>
  <w:num w:numId="19" w16cid:durableId="1727409366">
    <w:abstractNumId w:val="25"/>
  </w:num>
  <w:num w:numId="20" w16cid:durableId="50426564">
    <w:abstractNumId w:val="3"/>
  </w:num>
  <w:num w:numId="21" w16cid:durableId="1358894884">
    <w:abstractNumId w:val="21"/>
  </w:num>
  <w:num w:numId="22" w16cid:durableId="949431225">
    <w:abstractNumId w:val="16"/>
  </w:num>
  <w:num w:numId="23" w16cid:durableId="185213744">
    <w:abstractNumId w:val="26"/>
  </w:num>
  <w:num w:numId="24" w16cid:durableId="1130246319">
    <w:abstractNumId w:val="33"/>
  </w:num>
  <w:num w:numId="25" w16cid:durableId="1360466680">
    <w:abstractNumId w:val="0"/>
  </w:num>
  <w:num w:numId="26" w16cid:durableId="1390150602">
    <w:abstractNumId w:val="22"/>
  </w:num>
  <w:num w:numId="27" w16cid:durableId="492986690">
    <w:abstractNumId w:val="9"/>
  </w:num>
  <w:num w:numId="28" w16cid:durableId="1267031808">
    <w:abstractNumId w:val="32"/>
  </w:num>
  <w:num w:numId="29" w16cid:durableId="1326937597">
    <w:abstractNumId w:val="5"/>
  </w:num>
  <w:num w:numId="30" w16cid:durableId="890771472">
    <w:abstractNumId w:val="1"/>
  </w:num>
  <w:num w:numId="31" w16cid:durableId="135800771">
    <w:abstractNumId w:val="14"/>
  </w:num>
  <w:num w:numId="32" w16cid:durableId="743912242">
    <w:abstractNumId w:val="19"/>
  </w:num>
  <w:num w:numId="33" w16cid:durableId="575628180">
    <w:abstractNumId w:val="29"/>
  </w:num>
  <w:num w:numId="34" w16cid:durableId="112134189">
    <w:abstractNumId w:val="30"/>
  </w:num>
  <w:num w:numId="35" w16cid:durableId="324164844">
    <w:abstractNumId w:val="4"/>
  </w:num>
  <w:num w:numId="36" w16cid:durableId="893351798">
    <w:abstractNumId w:val="2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dre Delor">
    <w15:presenceInfo w15:providerId="AD" w15:userId="S::delor@lebenshilfe-sh.de::f4f9f177-f0f1-4cf3-88cd-e61a9281eb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D67"/>
    <w:rsid w:val="00000EE6"/>
    <w:rsid w:val="000069BA"/>
    <w:rsid w:val="00006F9D"/>
    <w:rsid w:val="0000799D"/>
    <w:rsid w:val="00014CEB"/>
    <w:rsid w:val="00020DEF"/>
    <w:rsid w:val="00023812"/>
    <w:rsid w:val="00023D13"/>
    <w:rsid w:val="000256C6"/>
    <w:rsid w:val="00032EBB"/>
    <w:rsid w:val="0003331B"/>
    <w:rsid w:val="000451EA"/>
    <w:rsid w:val="000509C2"/>
    <w:rsid w:val="0005167F"/>
    <w:rsid w:val="00052220"/>
    <w:rsid w:val="00054988"/>
    <w:rsid w:val="000567D9"/>
    <w:rsid w:val="00056B88"/>
    <w:rsid w:val="000611A3"/>
    <w:rsid w:val="00062627"/>
    <w:rsid w:val="00063BD7"/>
    <w:rsid w:val="0006609B"/>
    <w:rsid w:val="00072CB6"/>
    <w:rsid w:val="00075A56"/>
    <w:rsid w:val="000834C4"/>
    <w:rsid w:val="0008736F"/>
    <w:rsid w:val="00092871"/>
    <w:rsid w:val="00092EFE"/>
    <w:rsid w:val="000A49D2"/>
    <w:rsid w:val="000A4C29"/>
    <w:rsid w:val="000A756F"/>
    <w:rsid w:val="000B46C9"/>
    <w:rsid w:val="000C2059"/>
    <w:rsid w:val="000C2500"/>
    <w:rsid w:val="000C4EB3"/>
    <w:rsid w:val="000C74C1"/>
    <w:rsid w:val="000D1C93"/>
    <w:rsid w:val="000D31E8"/>
    <w:rsid w:val="000D3B7D"/>
    <w:rsid w:val="000D3F71"/>
    <w:rsid w:val="000D47D7"/>
    <w:rsid w:val="000D68ED"/>
    <w:rsid w:val="000D6A30"/>
    <w:rsid w:val="000E345C"/>
    <w:rsid w:val="000F3C82"/>
    <w:rsid w:val="000F71B7"/>
    <w:rsid w:val="001011CB"/>
    <w:rsid w:val="00103349"/>
    <w:rsid w:val="001055E9"/>
    <w:rsid w:val="001069E7"/>
    <w:rsid w:val="001102A9"/>
    <w:rsid w:val="0011268C"/>
    <w:rsid w:val="00112853"/>
    <w:rsid w:val="001152A1"/>
    <w:rsid w:val="00121FC3"/>
    <w:rsid w:val="00122F68"/>
    <w:rsid w:val="00133293"/>
    <w:rsid w:val="00133ED6"/>
    <w:rsid w:val="001344BD"/>
    <w:rsid w:val="00135328"/>
    <w:rsid w:val="00137692"/>
    <w:rsid w:val="00137B9A"/>
    <w:rsid w:val="00140763"/>
    <w:rsid w:val="00142DF3"/>
    <w:rsid w:val="00146622"/>
    <w:rsid w:val="00151BF0"/>
    <w:rsid w:val="001557D8"/>
    <w:rsid w:val="00161317"/>
    <w:rsid w:val="00161D12"/>
    <w:rsid w:val="0017090A"/>
    <w:rsid w:val="00173695"/>
    <w:rsid w:val="001737AB"/>
    <w:rsid w:val="00174BAE"/>
    <w:rsid w:val="00181552"/>
    <w:rsid w:val="00182CD4"/>
    <w:rsid w:val="00190893"/>
    <w:rsid w:val="001913B1"/>
    <w:rsid w:val="001923CE"/>
    <w:rsid w:val="00192474"/>
    <w:rsid w:val="00192972"/>
    <w:rsid w:val="001948A4"/>
    <w:rsid w:val="0019515F"/>
    <w:rsid w:val="001A15AF"/>
    <w:rsid w:val="001A2E9A"/>
    <w:rsid w:val="001B5A2F"/>
    <w:rsid w:val="001C64DA"/>
    <w:rsid w:val="001D0CCD"/>
    <w:rsid w:val="001D162E"/>
    <w:rsid w:val="001D7D71"/>
    <w:rsid w:val="001E0090"/>
    <w:rsid w:val="001E0D44"/>
    <w:rsid w:val="001E12F6"/>
    <w:rsid w:val="001E14DE"/>
    <w:rsid w:val="001E1519"/>
    <w:rsid w:val="001E5692"/>
    <w:rsid w:val="001E65BA"/>
    <w:rsid w:val="001E692C"/>
    <w:rsid w:val="001E6A0A"/>
    <w:rsid w:val="001E7379"/>
    <w:rsid w:val="00205020"/>
    <w:rsid w:val="00205C07"/>
    <w:rsid w:val="002069C0"/>
    <w:rsid w:val="002070B9"/>
    <w:rsid w:val="0021095D"/>
    <w:rsid w:val="00210E8D"/>
    <w:rsid w:val="00213171"/>
    <w:rsid w:val="00221383"/>
    <w:rsid w:val="00223CD8"/>
    <w:rsid w:val="00226CCB"/>
    <w:rsid w:val="0022778C"/>
    <w:rsid w:val="00227EA4"/>
    <w:rsid w:val="0023552E"/>
    <w:rsid w:val="0023596F"/>
    <w:rsid w:val="0023721C"/>
    <w:rsid w:val="002403DE"/>
    <w:rsid w:val="00240A84"/>
    <w:rsid w:val="00242453"/>
    <w:rsid w:val="00247B0B"/>
    <w:rsid w:val="00263B69"/>
    <w:rsid w:val="00274AEA"/>
    <w:rsid w:val="00277918"/>
    <w:rsid w:val="00280649"/>
    <w:rsid w:val="00282A2D"/>
    <w:rsid w:val="00283321"/>
    <w:rsid w:val="00284A23"/>
    <w:rsid w:val="0028674F"/>
    <w:rsid w:val="00292E61"/>
    <w:rsid w:val="002A5423"/>
    <w:rsid w:val="002A55E9"/>
    <w:rsid w:val="002B1119"/>
    <w:rsid w:val="002B5A01"/>
    <w:rsid w:val="002C03A9"/>
    <w:rsid w:val="002C0E72"/>
    <w:rsid w:val="002C128A"/>
    <w:rsid w:val="002C61DF"/>
    <w:rsid w:val="002D0DEC"/>
    <w:rsid w:val="002D2484"/>
    <w:rsid w:val="002D4C47"/>
    <w:rsid w:val="002D4FA0"/>
    <w:rsid w:val="002E064B"/>
    <w:rsid w:val="002E34D9"/>
    <w:rsid w:val="002E5820"/>
    <w:rsid w:val="002E5CF8"/>
    <w:rsid w:val="002F1F10"/>
    <w:rsid w:val="002F2678"/>
    <w:rsid w:val="002F2D80"/>
    <w:rsid w:val="00301BBE"/>
    <w:rsid w:val="00302657"/>
    <w:rsid w:val="003026D9"/>
    <w:rsid w:val="00303667"/>
    <w:rsid w:val="00314585"/>
    <w:rsid w:val="00316BC1"/>
    <w:rsid w:val="00316D9A"/>
    <w:rsid w:val="00317804"/>
    <w:rsid w:val="0032368E"/>
    <w:rsid w:val="00323B56"/>
    <w:rsid w:val="00331D5B"/>
    <w:rsid w:val="003350FF"/>
    <w:rsid w:val="00337D1D"/>
    <w:rsid w:val="00337E4C"/>
    <w:rsid w:val="003438A3"/>
    <w:rsid w:val="0034739D"/>
    <w:rsid w:val="00350E0F"/>
    <w:rsid w:val="003529A5"/>
    <w:rsid w:val="0035385F"/>
    <w:rsid w:val="00354DF1"/>
    <w:rsid w:val="00364718"/>
    <w:rsid w:val="003674C6"/>
    <w:rsid w:val="00370748"/>
    <w:rsid w:val="00370A74"/>
    <w:rsid w:val="00375946"/>
    <w:rsid w:val="00381389"/>
    <w:rsid w:val="003823DE"/>
    <w:rsid w:val="003853C9"/>
    <w:rsid w:val="00391B67"/>
    <w:rsid w:val="00394C13"/>
    <w:rsid w:val="00396161"/>
    <w:rsid w:val="003A209C"/>
    <w:rsid w:val="003A778B"/>
    <w:rsid w:val="003B135A"/>
    <w:rsid w:val="003B5BCD"/>
    <w:rsid w:val="003B62D1"/>
    <w:rsid w:val="003B63E4"/>
    <w:rsid w:val="003C0167"/>
    <w:rsid w:val="003C0A48"/>
    <w:rsid w:val="003C123B"/>
    <w:rsid w:val="003C7668"/>
    <w:rsid w:val="003D45F1"/>
    <w:rsid w:val="003E34D2"/>
    <w:rsid w:val="003E5FE8"/>
    <w:rsid w:val="003E62AA"/>
    <w:rsid w:val="003F0394"/>
    <w:rsid w:val="003F3D4E"/>
    <w:rsid w:val="003F76D7"/>
    <w:rsid w:val="00403D63"/>
    <w:rsid w:val="004043A9"/>
    <w:rsid w:val="00406481"/>
    <w:rsid w:val="00411FB4"/>
    <w:rsid w:val="00416354"/>
    <w:rsid w:val="00421798"/>
    <w:rsid w:val="004218A1"/>
    <w:rsid w:val="00426E48"/>
    <w:rsid w:val="0043011A"/>
    <w:rsid w:val="00433239"/>
    <w:rsid w:val="0043532C"/>
    <w:rsid w:val="0043776C"/>
    <w:rsid w:val="00440681"/>
    <w:rsid w:val="0044416D"/>
    <w:rsid w:val="00466469"/>
    <w:rsid w:val="00466A3F"/>
    <w:rsid w:val="00470A75"/>
    <w:rsid w:val="00474EFA"/>
    <w:rsid w:val="0047627B"/>
    <w:rsid w:val="004809AD"/>
    <w:rsid w:val="00480DD3"/>
    <w:rsid w:val="0048186F"/>
    <w:rsid w:val="00484ACE"/>
    <w:rsid w:val="0048559F"/>
    <w:rsid w:val="00486048"/>
    <w:rsid w:val="00490F0F"/>
    <w:rsid w:val="00491D45"/>
    <w:rsid w:val="00492EB3"/>
    <w:rsid w:val="004950FF"/>
    <w:rsid w:val="004957EF"/>
    <w:rsid w:val="00497C4C"/>
    <w:rsid w:val="004A0434"/>
    <w:rsid w:val="004A4069"/>
    <w:rsid w:val="004B239F"/>
    <w:rsid w:val="004B3A8A"/>
    <w:rsid w:val="004B5D70"/>
    <w:rsid w:val="004B7DBA"/>
    <w:rsid w:val="004C22B8"/>
    <w:rsid w:val="004C41AB"/>
    <w:rsid w:val="004C7E4B"/>
    <w:rsid w:val="004D2BE3"/>
    <w:rsid w:val="004E11A5"/>
    <w:rsid w:val="004E1220"/>
    <w:rsid w:val="004F41C4"/>
    <w:rsid w:val="004F4AA6"/>
    <w:rsid w:val="004F5AB3"/>
    <w:rsid w:val="005022C0"/>
    <w:rsid w:val="00506060"/>
    <w:rsid w:val="0052092B"/>
    <w:rsid w:val="00534967"/>
    <w:rsid w:val="00534E4C"/>
    <w:rsid w:val="0053774D"/>
    <w:rsid w:val="005402CE"/>
    <w:rsid w:val="00540E0E"/>
    <w:rsid w:val="00540EC2"/>
    <w:rsid w:val="00541767"/>
    <w:rsid w:val="005507A6"/>
    <w:rsid w:val="005524D0"/>
    <w:rsid w:val="00554F2A"/>
    <w:rsid w:val="00564B49"/>
    <w:rsid w:val="00565543"/>
    <w:rsid w:val="0057301E"/>
    <w:rsid w:val="00573128"/>
    <w:rsid w:val="00582C70"/>
    <w:rsid w:val="00583B3D"/>
    <w:rsid w:val="0059317F"/>
    <w:rsid w:val="0059343F"/>
    <w:rsid w:val="00593BBF"/>
    <w:rsid w:val="005961E7"/>
    <w:rsid w:val="005A1A34"/>
    <w:rsid w:val="005A5C76"/>
    <w:rsid w:val="005B079E"/>
    <w:rsid w:val="005B3FCE"/>
    <w:rsid w:val="005B7763"/>
    <w:rsid w:val="005C058E"/>
    <w:rsid w:val="005C0C89"/>
    <w:rsid w:val="005C14C6"/>
    <w:rsid w:val="005C1D8F"/>
    <w:rsid w:val="005C1E59"/>
    <w:rsid w:val="005C37DD"/>
    <w:rsid w:val="005C6955"/>
    <w:rsid w:val="005C74A8"/>
    <w:rsid w:val="005D0672"/>
    <w:rsid w:val="005D4116"/>
    <w:rsid w:val="005D6304"/>
    <w:rsid w:val="005D66A7"/>
    <w:rsid w:val="005E2C32"/>
    <w:rsid w:val="005E5134"/>
    <w:rsid w:val="005E65EA"/>
    <w:rsid w:val="005F0D46"/>
    <w:rsid w:val="005F64AF"/>
    <w:rsid w:val="005F6EC8"/>
    <w:rsid w:val="00603B22"/>
    <w:rsid w:val="00606047"/>
    <w:rsid w:val="006076AD"/>
    <w:rsid w:val="00607894"/>
    <w:rsid w:val="00616F3E"/>
    <w:rsid w:val="00620676"/>
    <w:rsid w:val="00620EC4"/>
    <w:rsid w:val="00627269"/>
    <w:rsid w:val="00641BB9"/>
    <w:rsid w:val="00651716"/>
    <w:rsid w:val="0065305D"/>
    <w:rsid w:val="00654795"/>
    <w:rsid w:val="006618D7"/>
    <w:rsid w:val="00661FF1"/>
    <w:rsid w:val="00665EE7"/>
    <w:rsid w:val="00670AD0"/>
    <w:rsid w:val="00677D88"/>
    <w:rsid w:val="00691C30"/>
    <w:rsid w:val="0069298F"/>
    <w:rsid w:val="00694F6C"/>
    <w:rsid w:val="00696E95"/>
    <w:rsid w:val="006A026D"/>
    <w:rsid w:val="006A0B21"/>
    <w:rsid w:val="006A3EDF"/>
    <w:rsid w:val="006A554F"/>
    <w:rsid w:val="006B1F38"/>
    <w:rsid w:val="006B1FCF"/>
    <w:rsid w:val="006B2F8C"/>
    <w:rsid w:val="006B440E"/>
    <w:rsid w:val="006B7403"/>
    <w:rsid w:val="006C4BC7"/>
    <w:rsid w:val="006C5BAE"/>
    <w:rsid w:val="006C7EE6"/>
    <w:rsid w:val="006D0007"/>
    <w:rsid w:val="006D38A8"/>
    <w:rsid w:val="006D4FA4"/>
    <w:rsid w:val="006E2569"/>
    <w:rsid w:val="006E272F"/>
    <w:rsid w:val="006E3E89"/>
    <w:rsid w:val="006E76F5"/>
    <w:rsid w:val="006F2966"/>
    <w:rsid w:val="006F710F"/>
    <w:rsid w:val="006F7C87"/>
    <w:rsid w:val="00704A4F"/>
    <w:rsid w:val="007054AC"/>
    <w:rsid w:val="0071073D"/>
    <w:rsid w:val="00711000"/>
    <w:rsid w:val="00712122"/>
    <w:rsid w:val="0072403F"/>
    <w:rsid w:val="00727DB6"/>
    <w:rsid w:val="007300D8"/>
    <w:rsid w:val="007372FF"/>
    <w:rsid w:val="00737370"/>
    <w:rsid w:val="00737BA2"/>
    <w:rsid w:val="00740A54"/>
    <w:rsid w:val="00741D6A"/>
    <w:rsid w:val="00742D0B"/>
    <w:rsid w:val="00745019"/>
    <w:rsid w:val="00750963"/>
    <w:rsid w:val="00761617"/>
    <w:rsid w:val="00762D1A"/>
    <w:rsid w:val="00763EF1"/>
    <w:rsid w:val="00766EEC"/>
    <w:rsid w:val="00766FA4"/>
    <w:rsid w:val="00771446"/>
    <w:rsid w:val="00773023"/>
    <w:rsid w:val="0077491D"/>
    <w:rsid w:val="00781CD3"/>
    <w:rsid w:val="00786AE0"/>
    <w:rsid w:val="00787728"/>
    <w:rsid w:val="007906CF"/>
    <w:rsid w:val="00790F14"/>
    <w:rsid w:val="00795784"/>
    <w:rsid w:val="00796357"/>
    <w:rsid w:val="00796611"/>
    <w:rsid w:val="007A19CD"/>
    <w:rsid w:val="007A2223"/>
    <w:rsid w:val="007A574E"/>
    <w:rsid w:val="007A7C28"/>
    <w:rsid w:val="007B0989"/>
    <w:rsid w:val="007B335B"/>
    <w:rsid w:val="007B5169"/>
    <w:rsid w:val="007B7DBF"/>
    <w:rsid w:val="007C113B"/>
    <w:rsid w:val="007C1D4A"/>
    <w:rsid w:val="007C2E0A"/>
    <w:rsid w:val="007C388F"/>
    <w:rsid w:val="007C3AFD"/>
    <w:rsid w:val="007C5F2B"/>
    <w:rsid w:val="007D184C"/>
    <w:rsid w:val="007D3531"/>
    <w:rsid w:val="007E15F7"/>
    <w:rsid w:val="007E33B5"/>
    <w:rsid w:val="007F1B2C"/>
    <w:rsid w:val="007F2CE0"/>
    <w:rsid w:val="007F339A"/>
    <w:rsid w:val="007F3AE4"/>
    <w:rsid w:val="007F49EC"/>
    <w:rsid w:val="007F5927"/>
    <w:rsid w:val="00803023"/>
    <w:rsid w:val="008102BD"/>
    <w:rsid w:val="00813AFB"/>
    <w:rsid w:val="008147F0"/>
    <w:rsid w:val="008237A7"/>
    <w:rsid w:val="00825B9C"/>
    <w:rsid w:val="00826948"/>
    <w:rsid w:val="0083208C"/>
    <w:rsid w:val="00832AA5"/>
    <w:rsid w:val="00833947"/>
    <w:rsid w:val="00837027"/>
    <w:rsid w:val="0084202A"/>
    <w:rsid w:val="008446DE"/>
    <w:rsid w:val="00844821"/>
    <w:rsid w:val="00847390"/>
    <w:rsid w:val="00854F99"/>
    <w:rsid w:val="00856D67"/>
    <w:rsid w:val="00861A73"/>
    <w:rsid w:val="00870CC2"/>
    <w:rsid w:val="00871726"/>
    <w:rsid w:val="008725AD"/>
    <w:rsid w:val="00872C00"/>
    <w:rsid w:val="008738CF"/>
    <w:rsid w:val="008778B6"/>
    <w:rsid w:val="008800CB"/>
    <w:rsid w:val="00880BD6"/>
    <w:rsid w:val="008838D0"/>
    <w:rsid w:val="008900C6"/>
    <w:rsid w:val="0089651B"/>
    <w:rsid w:val="008A0896"/>
    <w:rsid w:val="008A29B8"/>
    <w:rsid w:val="008A7789"/>
    <w:rsid w:val="008B0CEE"/>
    <w:rsid w:val="008B70D9"/>
    <w:rsid w:val="008C0AD9"/>
    <w:rsid w:val="008C232B"/>
    <w:rsid w:val="008C5ECD"/>
    <w:rsid w:val="008C6B95"/>
    <w:rsid w:val="008C7AD2"/>
    <w:rsid w:val="008C7F6E"/>
    <w:rsid w:val="008D1C18"/>
    <w:rsid w:val="008D214D"/>
    <w:rsid w:val="008D3146"/>
    <w:rsid w:val="008E4D11"/>
    <w:rsid w:val="008E79D7"/>
    <w:rsid w:val="008F19BB"/>
    <w:rsid w:val="008F40BF"/>
    <w:rsid w:val="008F613F"/>
    <w:rsid w:val="008F68B1"/>
    <w:rsid w:val="008F6BC0"/>
    <w:rsid w:val="009017E5"/>
    <w:rsid w:val="00901C59"/>
    <w:rsid w:val="00907EE2"/>
    <w:rsid w:val="0091645A"/>
    <w:rsid w:val="00922533"/>
    <w:rsid w:val="00926843"/>
    <w:rsid w:val="00931C39"/>
    <w:rsid w:val="009331A2"/>
    <w:rsid w:val="0093631F"/>
    <w:rsid w:val="00940A1F"/>
    <w:rsid w:val="00950465"/>
    <w:rsid w:val="00951C6E"/>
    <w:rsid w:val="009541AC"/>
    <w:rsid w:val="009548A0"/>
    <w:rsid w:val="00954D0C"/>
    <w:rsid w:val="00963307"/>
    <w:rsid w:val="0096624C"/>
    <w:rsid w:val="009663B0"/>
    <w:rsid w:val="009676D4"/>
    <w:rsid w:val="0097046D"/>
    <w:rsid w:val="00980161"/>
    <w:rsid w:val="00980282"/>
    <w:rsid w:val="009823E8"/>
    <w:rsid w:val="00983B07"/>
    <w:rsid w:val="00984144"/>
    <w:rsid w:val="00986577"/>
    <w:rsid w:val="00996971"/>
    <w:rsid w:val="009A00B3"/>
    <w:rsid w:val="009A717E"/>
    <w:rsid w:val="009A7B13"/>
    <w:rsid w:val="009C2336"/>
    <w:rsid w:val="009C527C"/>
    <w:rsid w:val="009C6327"/>
    <w:rsid w:val="009C6C65"/>
    <w:rsid w:val="009C7554"/>
    <w:rsid w:val="009C7CDF"/>
    <w:rsid w:val="009D0334"/>
    <w:rsid w:val="009D2300"/>
    <w:rsid w:val="009D2404"/>
    <w:rsid w:val="009E0EA9"/>
    <w:rsid w:val="009E4A7F"/>
    <w:rsid w:val="009E725F"/>
    <w:rsid w:val="00A0162C"/>
    <w:rsid w:val="00A019D9"/>
    <w:rsid w:val="00A02C1A"/>
    <w:rsid w:val="00A06C81"/>
    <w:rsid w:val="00A071AD"/>
    <w:rsid w:val="00A1466C"/>
    <w:rsid w:val="00A15097"/>
    <w:rsid w:val="00A150EE"/>
    <w:rsid w:val="00A239EF"/>
    <w:rsid w:val="00A24542"/>
    <w:rsid w:val="00A25C75"/>
    <w:rsid w:val="00A3044E"/>
    <w:rsid w:val="00A312E4"/>
    <w:rsid w:val="00A327C4"/>
    <w:rsid w:val="00A36A0E"/>
    <w:rsid w:val="00A3703A"/>
    <w:rsid w:val="00A42907"/>
    <w:rsid w:val="00A45706"/>
    <w:rsid w:val="00A517FC"/>
    <w:rsid w:val="00A55BB5"/>
    <w:rsid w:val="00A564D0"/>
    <w:rsid w:val="00A568A8"/>
    <w:rsid w:val="00A56DFE"/>
    <w:rsid w:val="00A6132E"/>
    <w:rsid w:val="00A67BCB"/>
    <w:rsid w:val="00A7131E"/>
    <w:rsid w:val="00A72F70"/>
    <w:rsid w:val="00A747E3"/>
    <w:rsid w:val="00A75D25"/>
    <w:rsid w:val="00A763BD"/>
    <w:rsid w:val="00A846F9"/>
    <w:rsid w:val="00A9478D"/>
    <w:rsid w:val="00A95159"/>
    <w:rsid w:val="00A966FE"/>
    <w:rsid w:val="00A974A6"/>
    <w:rsid w:val="00AA195D"/>
    <w:rsid w:val="00AA2868"/>
    <w:rsid w:val="00AA300B"/>
    <w:rsid w:val="00AB0522"/>
    <w:rsid w:val="00AB1B9D"/>
    <w:rsid w:val="00AB580A"/>
    <w:rsid w:val="00AB6141"/>
    <w:rsid w:val="00AB6AB3"/>
    <w:rsid w:val="00AB6F6E"/>
    <w:rsid w:val="00AC0656"/>
    <w:rsid w:val="00AC6468"/>
    <w:rsid w:val="00AC64C3"/>
    <w:rsid w:val="00AD1E53"/>
    <w:rsid w:val="00AE4A70"/>
    <w:rsid w:val="00AE4BEB"/>
    <w:rsid w:val="00AF1530"/>
    <w:rsid w:val="00AF5188"/>
    <w:rsid w:val="00AF6009"/>
    <w:rsid w:val="00B102C2"/>
    <w:rsid w:val="00B16A5B"/>
    <w:rsid w:val="00B17AB8"/>
    <w:rsid w:val="00B20B61"/>
    <w:rsid w:val="00B21AF1"/>
    <w:rsid w:val="00B25307"/>
    <w:rsid w:val="00B30073"/>
    <w:rsid w:val="00B325A6"/>
    <w:rsid w:val="00B32A03"/>
    <w:rsid w:val="00B34E6E"/>
    <w:rsid w:val="00B37425"/>
    <w:rsid w:val="00B3778C"/>
    <w:rsid w:val="00B4082C"/>
    <w:rsid w:val="00B4737B"/>
    <w:rsid w:val="00B478BB"/>
    <w:rsid w:val="00B5376B"/>
    <w:rsid w:val="00B557DF"/>
    <w:rsid w:val="00B560B0"/>
    <w:rsid w:val="00B60948"/>
    <w:rsid w:val="00B63855"/>
    <w:rsid w:val="00B71013"/>
    <w:rsid w:val="00B776C6"/>
    <w:rsid w:val="00B83EC6"/>
    <w:rsid w:val="00B843BA"/>
    <w:rsid w:val="00B87FFD"/>
    <w:rsid w:val="00B90576"/>
    <w:rsid w:val="00B926D3"/>
    <w:rsid w:val="00B934B6"/>
    <w:rsid w:val="00B936BE"/>
    <w:rsid w:val="00B93DC7"/>
    <w:rsid w:val="00B963BB"/>
    <w:rsid w:val="00BA18ED"/>
    <w:rsid w:val="00BB003E"/>
    <w:rsid w:val="00BB0DA7"/>
    <w:rsid w:val="00BB17B4"/>
    <w:rsid w:val="00BB1B12"/>
    <w:rsid w:val="00BB69BE"/>
    <w:rsid w:val="00BB6FB5"/>
    <w:rsid w:val="00BD1FF2"/>
    <w:rsid w:val="00BD2C7D"/>
    <w:rsid w:val="00BD4E24"/>
    <w:rsid w:val="00BD555B"/>
    <w:rsid w:val="00BD734A"/>
    <w:rsid w:val="00BE219F"/>
    <w:rsid w:val="00BE4392"/>
    <w:rsid w:val="00BE7C43"/>
    <w:rsid w:val="00BF00C6"/>
    <w:rsid w:val="00BF2362"/>
    <w:rsid w:val="00C0021A"/>
    <w:rsid w:val="00C01CA1"/>
    <w:rsid w:val="00C02281"/>
    <w:rsid w:val="00C03942"/>
    <w:rsid w:val="00C03D1F"/>
    <w:rsid w:val="00C04F1C"/>
    <w:rsid w:val="00C06AE7"/>
    <w:rsid w:val="00C06F6D"/>
    <w:rsid w:val="00C14082"/>
    <w:rsid w:val="00C142F3"/>
    <w:rsid w:val="00C14D84"/>
    <w:rsid w:val="00C162AD"/>
    <w:rsid w:val="00C17BBE"/>
    <w:rsid w:val="00C204C8"/>
    <w:rsid w:val="00C2097D"/>
    <w:rsid w:val="00C274DA"/>
    <w:rsid w:val="00C27D33"/>
    <w:rsid w:val="00C32714"/>
    <w:rsid w:val="00C33A3D"/>
    <w:rsid w:val="00C34440"/>
    <w:rsid w:val="00C446CE"/>
    <w:rsid w:val="00C463D5"/>
    <w:rsid w:val="00C5014E"/>
    <w:rsid w:val="00C523A1"/>
    <w:rsid w:val="00C53093"/>
    <w:rsid w:val="00C546A7"/>
    <w:rsid w:val="00C558BF"/>
    <w:rsid w:val="00C56E2F"/>
    <w:rsid w:val="00C60B49"/>
    <w:rsid w:val="00C6315D"/>
    <w:rsid w:val="00C636C9"/>
    <w:rsid w:val="00C70079"/>
    <w:rsid w:val="00C72DBA"/>
    <w:rsid w:val="00C7439B"/>
    <w:rsid w:val="00C747E2"/>
    <w:rsid w:val="00C7638A"/>
    <w:rsid w:val="00C80006"/>
    <w:rsid w:val="00C849B4"/>
    <w:rsid w:val="00C86F57"/>
    <w:rsid w:val="00C928FC"/>
    <w:rsid w:val="00C954BB"/>
    <w:rsid w:val="00C96B7A"/>
    <w:rsid w:val="00C97E50"/>
    <w:rsid w:val="00CA068B"/>
    <w:rsid w:val="00CA0742"/>
    <w:rsid w:val="00CA62BC"/>
    <w:rsid w:val="00CB2ECA"/>
    <w:rsid w:val="00CB6731"/>
    <w:rsid w:val="00CC1D5A"/>
    <w:rsid w:val="00CD34BD"/>
    <w:rsid w:val="00CE2A53"/>
    <w:rsid w:val="00CE6B5C"/>
    <w:rsid w:val="00CF661D"/>
    <w:rsid w:val="00D00E34"/>
    <w:rsid w:val="00D02242"/>
    <w:rsid w:val="00D04AB5"/>
    <w:rsid w:val="00D07CCE"/>
    <w:rsid w:val="00D11D89"/>
    <w:rsid w:val="00D134CC"/>
    <w:rsid w:val="00D1364D"/>
    <w:rsid w:val="00D14F3B"/>
    <w:rsid w:val="00D25723"/>
    <w:rsid w:val="00D262D1"/>
    <w:rsid w:val="00D27067"/>
    <w:rsid w:val="00D30EE6"/>
    <w:rsid w:val="00D31E3C"/>
    <w:rsid w:val="00D3426E"/>
    <w:rsid w:val="00D344B7"/>
    <w:rsid w:val="00D34D74"/>
    <w:rsid w:val="00D36921"/>
    <w:rsid w:val="00D4087D"/>
    <w:rsid w:val="00D417A1"/>
    <w:rsid w:val="00D468D9"/>
    <w:rsid w:val="00D46BDF"/>
    <w:rsid w:val="00D53A43"/>
    <w:rsid w:val="00D54955"/>
    <w:rsid w:val="00D60CFF"/>
    <w:rsid w:val="00D615C1"/>
    <w:rsid w:val="00D6348D"/>
    <w:rsid w:val="00D73BEB"/>
    <w:rsid w:val="00D8018B"/>
    <w:rsid w:val="00D829AD"/>
    <w:rsid w:val="00D83E6B"/>
    <w:rsid w:val="00D87306"/>
    <w:rsid w:val="00D90100"/>
    <w:rsid w:val="00D921FD"/>
    <w:rsid w:val="00D96E6D"/>
    <w:rsid w:val="00D9783B"/>
    <w:rsid w:val="00DA1B23"/>
    <w:rsid w:val="00DA7EB0"/>
    <w:rsid w:val="00DB160C"/>
    <w:rsid w:val="00DB6294"/>
    <w:rsid w:val="00DB6795"/>
    <w:rsid w:val="00DB767A"/>
    <w:rsid w:val="00DC093F"/>
    <w:rsid w:val="00DC1256"/>
    <w:rsid w:val="00DC3B2B"/>
    <w:rsid w:val="00DC5C90"/>
    <w:rsid w:val="00DD6EA3"/>
    <w:rsid w:val="00DE2C2D"/>
    <w:rsid w:val="00DE315E"/>
    <w:rsid w:val="00DE3977"/>
    <w:rsid w:val="00DE4488"/>
    <w:rsid w:val="00DF20EB"/>
    <w:rsid w:val="00DF2717"/>
    <w:rsid w:val="00DF7A64"/>
    <w:rsid w:val="00E03C42"/>
    <w:rsid w:val="00E048F4"/>
    <w:rsid w:val="00E0529F"/>
    <w:rsid w:val="00E0566C"/>
    <w:rsid w:val="00E14E44"/>
    <w:rsid w:val="00E160D5"/>
    <w:rsid w:val="00E17225"/>
    <w:rsid w:val="00E21763"/>
    <w:rsid w:val="00E244D5"/>
    <w:rsid w:val="00E30C5F"/>
    <w:rsid w:val="00E3178D"/>
    <w:rsid w:val="00E3632A"/>
    <w:rsid w:val="00E375D0"/>
    <w:rsid w:val="00E40A09"/>
    <w:rsid w:val="00E44E0C"/>
    <w:rsid w:val="00E470ED"/>
    <w:rsid w:val="00E47D94"/>
    <w:rsid w:val="00E5403E"/>
    <w:rsid w:val="00E56579"/>
    <w:rsid w:val="00E61C82"/>
    <w:rsid w:val="00E62805"/>
    <w:rsid w:val="00E66EA5"/>
    <w:rsid w:val="00E674EC"/>
    <w:rsid w:val="00E70B66"/>
    <w:rsid w:val="00E71450"/>
    <w:rsid w:val="00E744CE"/>
    <w:rsid w:val="00E77136"/>
    <w:rsid w:val="00E771B2"/>
    <w:rsid w:val="00E776FB"/>
    <w:rsid w:val="00E80B46"/>
    <w:rsid w:val="00E8170A"/>
    <w:rsid w:val="00E84B06"/>
    <w:rsid w:val="00E84F3F"/>
    <w:rsid w:val="00E85CA4"/>
    <w:rsid w:val="00E86059"/>
    <w:rsid w:val="00E862D1"/>
    <w:rsid w:val="00E9445C"/>
    <w:rsid w:val="00EA0A34"/>
    <w:rsid w:val="00EA15F4"/>
    <w:rsid w:val="00EA20CE"/>
    <w:rsid w:val="00EA2849"/>
    <w:rsid w:val="00EA2DAD"/>
    <w:rsid w:val="00EA3812"/>
    <w:rsid w:val="00EB0100"/>
    <w:rsid w:val="00EB118E"/>
    <w:rsid w:val="00EB11B2"/>
    <w:rsid w:val="00EB2473"/>
    <w:rsid w:val="00EB269E"/>
    <w:rsid w:val="00EB32C8"/>
    <w:rsid w:val="00EB6F4B"/>
    <w:rsid w:val="00EC05B0"/>
    <w:rsid w:val="00EC2FCD"/>
    <w:rsid w:val="00EC4D6F"/>
    <w:rsid w:val="00EC501E"/>
    <w:rsid w:val="00EC7079"/>
    <w:rsid w:val="00ED5E88"/>
    <w:rsid w:val="00EE04D6"/>
    <w:rsid w:val="00EE08AB"/>
    <w:rsid w:val="00EE20F5"/>
    <w:rsid w:val="00EE4321"/>
    <w:rsid w:val="00EF0D5E"/>
    <w:rsid w:val="00EF13AD"/>
    <w:rsid w:val="00EF331E"/>
    <w:rsid w:val="00F005B5"/>
    <w:rsid w:val="00F0169B"/>
    <w:rsid w:val="00F03E84"/>
    <w:rsid w:val="00F058C5"/>
    <w:rsid w:val="00F06690"/>
    <w:rsid w:val="00F12F77"/>
    <w:rsid w:val="00F150BA"/>
    <w:rsid w:val="00F166A4"/>
    <w:rsid w:val="00F1790A"/>
    <w:rsid w:val="00F2125B"/>
    <w:rsid w:val="00F2614F"/>
    <w:rsid w:val="00F26988"/>
    <w:rsid w:val="00F273C2"/>
    <w:rsid w:val="00F31259"/>
    <w:rsid w:val="00F321AE"/>
    <w:rsid w:val="00F419A9"/>
    <w:rsid w:val="00F42AEA"/>
    <w:rsid w:val="00F46C50"/>
    <w:rsid w:val="00F47380"/>
    <w:rsid w:val="00F47966"/>
    <w:rsid w:val="00F5350A"/>
    <w:rsid w:val="00F54A4B"/>
    <w:rsid w:val="00F56476"/>
    <w:rsid w:val="00F57116"/>
    <w:rsid w:val="00F62209"/>
    <w:rsid w:val="00F6225F"/>
    <w:rsid w:val="00F633F3"/>
    <w:rsid w:val="00F66B7F"/>
    <w:rsid w:val="00F7025D"/>
    <w:rsid w:val="00F7233B"/>
    <w:rsid w:val="00F7576E"/>
    <w:rsid w:val="00F8018B"/>
    <w:rsid w:val="00F83675"/>
    <w:rsid w:val="00F840E6"/>
    <w:rsid w:val="00F84245"/>
    <w:rsid w:val="00F86B22"/>
    <w:rsid w:val="00F94518"/>
    <w:rsid w:val="00F94E8D"/>
    <w:rsid w:val="00F96F36"/>
    <w:rsid w:val="00F9784F"/>
    <w:rsid w:val="00F97CA4"/>
    <w:rsid w:val="00FA1F61"/>
    <w:rsid w:val="00FA783D"/>
    <w:rsid w:val="00FB0F98"/>
    <w:rsid w:val="00FB2286"/>
    <w:rsid w:val="00FB3EE4"/>
    <w:rsid w:val="00FB5DAC"/>
    <w:rsid w:val="00FC1FE7"/>
    <w:rsid w:val="00FC3172"/>
    <w:rsid w:val="00FC3BFC"/>
    <w:rsid w:val="00FC5098"/>
    <w:rsid w:val="00FC72C0"/>
    <w:rsid w:val="00FD12E6"/>
    <w:rsid w:val="00FD1674"/>
    <w:rsid w:val="00FE139D"/>
    <w:rsid w:val="00FE1C0B"/>
    <w:rsid w:val="00FE45AA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6B7F"/>
    <w:pPr>
      <w:spacing w:after="0" w:line="312" w:lineRule="auto"/>
    </w:pPr>
    <w:rPr>
      <w:rFonts w:ascii="Abadi" w:hAnsi="Abadi"/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2A53"/>
    <w:pPr>
      <w:keepNext/>
      <w:keepLines/>
      <w:spacing w:after="240"/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E2A53"/>
    <w:pPr>
      <w:keepNext/>
      <w:keepLines/>
      <w:spacing w:before="240" w:after="12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A62BC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CE2A53"/>
    <w:rPr>
      <w:rFonts w:ascii="Abadi" w:eastAsiaTheme="majorEastAsia" w:hAnsi="Abad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CE2A53"/>
    <w:rPr>
      <w:rFonts w:ascii="Abadi" w:eastAsiaTheme="majorEastAsia" w:hAnsi="Abad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CA62BC"/>
    <w:rPr>
      <w:rFonts w:ascii="Abadi" w:eastAsiaTheme="majorEastAsia" w:hAnsi="Abad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character" w:styleId="Fett">
    <w:name w:val="Strong"/>
    <w:basedOn w:val="Absatz-Standardschriftart"/>
    <w:uiPriority w:val="22"/>
    <w:qFormat/>
    <w:rsid w:val="00870CC2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870CC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F3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199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70918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0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630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401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617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0559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496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4734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2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clusioneurope.eu/easy-to-read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F89249-A2B9-431C-AF57-7DD352BDCA85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644C5-156C-43F1-8B3C-A86DB7B6D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1159</Words>
  <Characters>7304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2</cp:revision>
  <cp:lastPrinted>2024-10-02T14:34:00Z</cp:lastPrinted>
  <dcterms:created xsi:type="dcterms:W3CDTF">2024-10-16T13:21:00Z</dcterms:created>
  <dcterms:modified xsi:type="dcterms:W3CDTF">2024-10-16T13:21:00Z</dcterms:modified>
</cp:coreProperties>
</file>