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74A8" w:rsidRDefault="005B7E21" w:rsidP="0091788F">
      <w:pPr>
        <w:pStyle w:val="berschrift1"/>
        <w:ind w:left="-1701"/>
      </w:pPr>
      <w:r w:rsidRPr="005B7E21">
        <w:t>Presse</w:t>
      </w:r>
      <w:r>
        <w:t>·</w:t>
      </w:r>
      <w:r w:rsidRPr="005B7E21">
        <w:t xml:space="preserve">information von </w:t>
      </w:r>
      <w:r w:rsidR="0091788F">
        <w:t>Universität Kiel</w:t>
      </w:r>
      <w:r w:rsidRPr="005B7E21">
        <w:t xml:space="preserve"> und St</w:t>
      </w:r>
      <w:r w:rsidR="0091788F">
        <w:t>aatskanzlei</w:t>
      </w:r>
    </w:p>
    <w:p w:rsidR="0091788F" w:rsidRPr="0091788F" w:rsidRDefault="0091788F" w:rsidP="0091788F">
      <w:pPr>
        <w:pStyle w:val="Marginal"/>
        <w:framePr w:wrap="around"/>
      </w:pPr>
      <w:r>
        <w:drawing>
          <wp:inline distT="0" distB="0" distL="0" distR="0" wp14:anchorId="5C2486B6" wp14:editId="219AD557">
            <wp:extent cx="1440180" cy="1066165"/>
            <wp:effectExtent l="0" t="0" r="7620" b="635"/>
            <wp:docPr id="1666453586" name="Grafik 2" descr="Zeichnung von vielen verschiedenen Menschen miteinander als Symbol für Inklu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53586" name="Grafik 2" descr="Zeichnung von vielen verschiedenen Menschen miteinander als Symbol für Inklusion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E21" w:rsidRDefault="005B7E21" w:rsidP="00A15651">
      <w:pPr>
        <w:pStyle w:val="berschrift2"/>
      </w:pPr>
      <w:r w:rsidRPr="005B7E21">
        <w:t>Aktions</w:t>
      </w:r>
      <w:r>
        <w:t>·</w:t>
      </w:r>
      <w:r w:rsidRPr="005B7E21">
        <w:t xml:space="preserve">tag der </w:t>
      </w:r>
      <w:r>
        <w:t>Universität Kiel</w:t>
      </w:r>
      <w:r w:rsidRPr="005B7E21">
        <w:t xml:space="preserve"> bringt alle zusammen </w:t>
      </w:r>
      <w:r>
        <w:br/>
        <w:t xml:space="preserve">Der Name vom Aktions·tag ist </w:t>
      </w:r>
      <w:r w:rsidRPr="00707F60">
        <w:rPr>
          <w:rFonts w:ascii="Calibri" w:hAnsi="Calibri" w:cs="Calibri"/>
          <w:bCs/>
        </w:rPr>
        <w:t>Inklusion im Foku</w:t>
      </w:r>
      <w:r w:rsidRPr="00707F60">
        <w:rPr>
          <w:rFonts w:ascii="Calibri" w:hAnsi="Calibri" w:cs="Calibri"/>
        </w:rPr>
        <w:t>s</w:t>
      </w:r>
      <w:r>
        <w:t>.</w:t>
      </w:r>
    </w:p>
    <w:p w:rsidR="005B7E21" w:rsidRDefault="005B7E21" w:rsidP="005B7E21">
      <w:r>
        <w:t>Das bedeutet:</w:t>
      </w:r>
      <w:r>
        <w:br/>
        <w:t>Inklusion ist sehr wichtig.</w:t>
      </w:r>
    </w:p>
    <w:p w:rsidR="005B7E21" w:rsidRDefault="005B7E21" w:rsidP="005B7E21"/>
    <w:p w:rsidR="00707F60" w:rsidRDefault="00707F60" w:rsidP="00707F60">
      <w:pPr>
        <w:pStyle w:val="Marginal"/>
        <w:framePr w:wrap="around"/>
      </w:pPr>
      <w:r>
        <w:drawing>
          <wp:inline distT="0" distB="0" distL="0" distR="0" wp14:anchorId="370E3604" wp14:editId="078E4700">
            <wp:extent cx="1005840" cy="1105182"/>
            <wp:effectExtent l="0" t="0" r="3810" b="0"/>
            <wp:docPr id="1197508386" name="Grafik 5" descr="Zeichnung von einer Filmro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08386" name="Grafik 5" descr="Zeichnung von einer Filmroll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212" cy="110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E21" w:rsidRDefault="005B7E21" w:rsidP="005B7E21">
      <w:r>
        <w:t xml:space="preserve">Minister·präsident Daniel Günther eröffnet den Aktionstag. </w:t>
      </w:r>
      <w:r>
        <w:br/>
        <w:t xml:space="preserve">Bei der Eröffnung wird ein Film gezeigt. </w:t>
      </w:r>
      <w:r w:rsidR="00D7688F">
        <w:br/>
        <w:t xml:space="preserve">Der Film wird das 1. Mal gezeigt. </w:t>
      </w:r>
      <w:r w:rsidR="00D7688F">
        <w:br/>
        <w:t xml:space="preserve">Der Film heißt: </w:t>
      </w:r>
      <w:r w:rsidRPr="00D7688F">
        <w:rPr>
          <w:b/>
          <w:bCs/>
        </w:rPr>
        <w:t>Das ist Leben - einzigartig vielfältig</w:t>
      </w:r>
    </w:p>
    <w:p w:rsidR="005B7E21" w:rsidRDefault="005B7E21" w:rsidP="005B7E21"/>
    <w:p w:rsidR="0091788F" w:rsidRDefault="0091788F" w:rsidP="0091788F">
      <w:pPr>
        <w:pStyle w:val="Marginal"/>
        <w:framePr w:wrap="around"/>
      </w:pPr>
      <w:r>
        <w:drawing>
          <wp:inline distT="0" distB="0" distL="0" distR="0" wp14:anchorId="4093BA22" wp14:editId="6728A8B2">
            <wp:extent cx="1440180" cy="932180"/>
            <wp:effectExtent l="0" t="0" r="7620" b="1270"/>
            <wp:docPr id="1320075606" name="Grafik 3" descr="Zeichnung von 4 selbstbewussten Menschen mit Behinder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75606" name="Grafik 3" descr="Zeichnung von 4 selbstbewussten Menschen mit Behinderu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E21" w:rsidRDefault="005B7E21" w:rsidP="005B7E21">
      <w:r>
        <w:t xml:space="preserve">Der 3. Dezember ist </w:t>
      </w:r>
      <w:r w:rsidR="00D7688F">
        <w:t xml:space="preserve">ein besonderer Tag. </w:t>
      </w:r>
      <w:r w:rsidR="00D7688F">
        <w:br/>
        <w:t xml:space="preserve">Er ist </w:t>
      </w:r>
      <w:r>
        <w:t>internationale</w:t>
      </w:r>
      <w:r w:rsidR="00D7688F">
        <w:t>r</w:t>
      </w:r>
      <w:r>
        <w:t xml:space="preserve"> Tag der Menschen mit Behinderungen. </w:t>
      </w:r>
      <w:r w:rsidR="00D7688F">
        <w:br/>
        <w:t>Darum</w:t>
      </w:r>
      <w:r>
        <w:t xml:space="preserve"> ha</w:t>
      </w:r>
      <w:r w:rsidR="00D7688F">
        <w:t>tt</w:t>
      </w:r>
      <w:r>
        <w:t>e</w:t>
      </w:r>
      <w:r w:rsidR="00D7688F">
        <w:t xml:space="preserve">n Universität und Landesregierung eingeladen. </w:t>
      </w:r>
      <w:r w:rsidR="00D7688F">
        <w:br/>
        <w:t>Die Universität heißt</w:t>
      </w:r>
      <w:r>
        <w:t xml:space="preserve"> Christian-Albrechts-Universität zu Kiel</w:t>
      </w:r>
      <w:r w:rsidR="00D7688F">
        <w:t xml:space="preserve">. </w:t>
      </w:r>
      <w:r w:rsidR="00D7688F">
        <w:br/>
        <w:t xml:space="preserve">Der kurze Name ist </w:t>
      </w:r>
      <w:r>
        <w:t>CAU</w:t>
      </w:r>
      <w:r w:rsidR="00D7688F">
        <w:t xml:space="preserve">. </w:t>
      </w:r>
      <w:r w:rsidR="00D7688F">
        <w:br/>
        <w:t xml:space="preserve">CAU und </w:t>
      </w:r>
      <w:r>
        <w:t xml:space="preserve">Landesregierung </w:t>
      </w:r>
      <w:r w:rsidR="00D7688F">
        <w:t xml:space="preserve">hatten </w:t>
      </w:r>
      <w:r>
        <w:t>zum Aktionstag</w:t>
      </w:r>
      <w:r w:rsidR="00D7688F">
        <w:t xml:space="preserve"> eingeladen.</w:t>
      </w:r>
      <w:r>
        <w:t xml:space="preserve"> </w:t>
      </w:r>
      <w:r w:rsidR="00D7688F">
        <w:br/>
        <w:t xml:space="preserve">Der Name vom Aktionstag ist </w:t>
      </w:r>
      <w:r w:rsidR="00D7688F" w:rsidRPr="00D7688F">
        <w:rPr>
          <w:b/>
          <w:bCs/>
        </w:rPr>
        <w:t>Inklusion im Fokus</w:t>
      </w:r>
      <w:r w:rsidR="00D7688F">
        <w:t>.</w:t>
      </w:r>
      <w:r w:rsidR="00D7688F">
        <w:br/>
        <w:t>Der Aktionstag war im</w:t>
      </w:r>
      <w:r>
        <w:t xml:space="preserve"> Kieler Wissenschafts</w:t>
      </w:r>
      <w:r w:rsidR="00D7688F">
        <w:t>·</w:t>
      </w:r>
      <w:r>
        <w:t xml:space="preserve">zentrum. </w:t>
      </w:r>
      <w:r w:rsidR="00D7688F">
        <w:br/>
        <w:t>Meh</w:t>
      </w:r>
      <w:r>
        <w:t xml:space="preserve">r </w:t>
      </w:r>
      <w:r w:rsidR="00D7688F">
        <w:t xml:space="preserve">als </w:t>
      </w:r>
      <w:r>
        <w:t xml:space="preserve">100 Gäste </w:t>
      </w:r>
      <w:r w:rsidR="00D7688F">
        <w:t xml:space="preserve">waren dabei. </w:t>
      </w:r>
      <w:r w:rsidR="00D7688F">
        <w:br/>
        <w:t xml:space="preserve">Die Gäste arbeiten </w:t>
      </w:r>
      <w:r>
        <w:t>a</w:t>
      </w:r>
      <w:r w:rsidR="00D7688F">
        <w:t>n</w:t>
      </w:r>
      <w:r>
        <w:t xml:space="preserve"> </w:t>
      </w:r>
      <w:r w:rsidR="00D7688F">
        <w:t>Schulen oder</w:t>
      </w:r>
      <w:r>
        <w:t xml:space="preserve"> </w:t>
      </w:r>
      <w:r w:rsidR="00D7688F">
        <w:t>Universität</w:t>
      </w:r>
      <w:r>
        <w:t>en</w:t>
      </w:r>
      <w:r w:rsidR="00D7688F">
        <w:t>.</w:t>
      </w:r>
      <w:r>
        <w:t xml:space="preserve"> </w:t>
      </w:r>
      <w:r w:rsidR="00D7688F">
        <w:br/>
        <w:t xml:space="preserve">Oder es sind Politiker. </w:t>
      </w:r>
      <w:r w:rsidR="00D7688F">
        <w:br/>
        <w:t xml:space="preserve">Sie haben </w:t>
      </w:r>
      <w:r>
        <w:t>über Inklusion und Teilhabe diskutier</w:t>
      </w:r>
      <w:r w:rsidR="00D7688F">
        <w:t>t</w:t>
      </w:r>
      <w:r>
        <w:t>.</w:t>
      </w:r>
    </w:p>
    <w:p w:rsidR="005B7E21" w:rsidRDefault="005B7E21" w:rsidP="005B7E21"/>
    <w:p w:rsidR="0091788F" w:rsidRDefault="0091788F" w:rsidP="0091788F">
      <w:pPr>
        <w:pStyle w:val="Marginal"/>
        <w:framePr w:wrap="around"/>
      </w:pPr>
      <w:r>
        <w:drawing>
          <wp:inline distT="0" distB="0" distL="0" distR="0" wp14:anchorId="5C67C07E" wp14:editId="5B661FD9">
            <wp:extent cx="1440180" cy="1866265"/>
            <wp:effectExtent l="0" t="0" r="7620" b="635"/>
            <wp:docPr id="1771175218" name="Grafik 4" descr="Zeichnung von einem Mann der einen Vortrag hä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75218" name="Grafik 4" descr="Zeichnung von einem Mann der einen Vortrag hält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88F" w:rsidRDefault="005B7E21" w:rsidP="005B7E21">
      <w:r>
        <w:t>Minister</w:t>
      </w:r>
      <w:r w:rsidR="00D7688F">
        <w:t>·</w:t>
      </w:r>
      <w:r>
        <w:t xml:space="preserve">präsident Daniel Günther </w:t>
      </w:r>
      <w:r w:rsidR="00D7688F">
        <w:t>hat die Gäste begrüßt.</w:t>
      </w:r>
      <w:r w:rsidR="00D7688F">
        <w:br/>
        <w:t>Dabei sagte er:</w:t>
      </w:r>
    </w:p>
    <w:p w:rsidR="00806B65" w:rsidRDefault="00D7688F" w:rsidP="00D7688F">
      <w:pPr>
        <w:ind w:left="708"/>
      </w:pPr>
      <w:r>
        <w:t>Die Menschen sollen</w:t>
      </w:r>
      <w:r w:rsidR="005B7E21">
        <w:t xml:space="preserve"> Inklusion </w:t>
      </w:r>
      <w:r>
        <w:t xml:space="preserve">im Alltag leben. </w:t>
      </w:r>
      <w:r>
        <w:br/>
      </w:r>
      <w:r w:rsidR="00806B65">
        <w:t xml:space="preserve">Dann können alle Menschen gleichberechtigt leben. </w:t>
      </w:r>
      <w:r w:rsidR="00806B65">
        <w:br/>
        <w:t>Dann können verschiedene Menschen zusammen sein.</w:t>
      </w:r>
      <w:r w:rsidR="005B7E21">
        <w:t xml:space="preserve"> </w:t>
      </w:r>
      <w:r w:rsidR="00806B65">
        <w:t>Dafür hat d</w:t>
      </w:r>
      <w:r w:rsidR="005B7E21">
        <w:t>ie Landes</w:t>
      </w:r>
      <w:r w:rsidR="00707F60">
        <w:t>·</w:t>
      </w:r>
      <w:r w:rsidR="005B7E21">
        <w:t xml:space="preserve">regierung </w:t>
      </w:r>
      <w:r w:rsidR="00806B65">
        <w:t xml:space="preserve">schon viel getan. </w:t>
      </w:r>
      <w:r w:rsidR="00806B65">
        <w:br/>
      </w:r>
      <w:r w:rsidR="005B7E21">
        <w:t>Aber Inklusion b</w:t>
      </w:r>
      <w:r w:rsidR="00806B65">
        <w:t>raucht</w:t>
      </w:r>
      <w:r w:rsidR="005B7E21">
        <w:t xml:space="preserve"> Zeit</w:t>
      </w:r>
      <w:r w:rsidR="00806B65">
        <w:t xml:space="preserve">. </w:t>
      </w:r>
      <w:r w:rsidR="00806B65">
        <w:br/>
        <w:t>Inklusion entsteht erst im Alltag.</w:t>
      </w:r>
    </w:p>
    <w:p w:rsidR="00707F60" w:rsidRDefault="00707F60" w:rsidP="00707F60">
      <w:pPr>
        <w:pStyle w:val="Marginal"/>
        <w:framePr w:wrap="around"/>
      </w:pPr>
      <w:r>
        <w:drawing>
          <wp:inline distT="0" distB="0" distL="0" distR="0" wp14:anchorId="450A8CB3" wp14:editId="0D6D8E83">
            <wp:extent cx="1440180" cy="1866265"/>
            <wp:effectExtent l="0" t="0" r="7620" b="635"/>
            <wp:docPr id="1284618709" name="Grafik 6" descr="Zeichnung von einem Mann der einen Vortrag hä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18709" name="Grafik 6" descr="Zeichnung von einem Mann der einen Vortrag hält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B65" w:rsidRDefault="00806B65" w:rsidP="00806B65">
      <w:r>
        <w:t>Minister</w:t>
      </w:r>
      <w:r w:rsidR="00707F60">
        <w:t>·</w:t>
      </w:r>
      <w:r>
        <w:t>präsident Günther hat auch gesagt:</w:t>
      </w:r>
    </w:p>
    <w:p w:rsidR="00806B65" w:rsidRDefault="00806B65" w:rsidP="00806B65">
      <w:pPr>
        <w:ind w:left="708"/>
      </w:pPr>
      <w:r>
        <w:t>Für Inklusion müssen alle</w:t>
      </w:r>
      <w:r w:rsidR="005B7E21">
        <w:t xml:space="preserve"> noch viel tun. </w:t>
      </w:r>
      <w:r>
        <w:br/>
        <w:t>Der neue Film ist zum Thema Inklusion.</w:t>
      </w:r>
      <w:r>
        <w:br/>
        <w:t xml:space="preserve">In dem neuen Film gibt es gute Infos. </w:t>
      </w:r>
      <w:r>
        <w:br/>
        <w:t>Man versteht dies wichtige Thema dann besser.</w:t>
      </w:r>
      <w:r>
        <w:br/>
        <w:t xml:space="preserve">Die Menschen beim Aktionstag haben ein Ziel. </w:t>
      </w:r>
      <w:r>
        <w:br/>
        <w:t>Es soll mehr Teilhabe geben.</w:t>
      </w:r>
      <w:r>
        <w:br/>
        <w:t>Und mehr Inklusion.</w:t>
      </w:r>
      <w:r>
        <w:br/>
        <w:t>Das soll für alle Menschen in Schleswig-Holstein gelten.</w:t>
      </w:r>
    </w:p>
    <w:p w:rsidR="005B7E21" w:rsidRDefault="00806B65" w:rsidP="00806B65">
      <w:r>
        <w:t>Darum freut s</w:t>
      </w:r>
      <w:r w:rsidR="005B7E21">
        <w:t xml:space="preserve">ich </w:t>
      </w:r>
      <w:r>
        <w:t>Minister</w:t>
      </w:r>
      <w:r w:rsidR="001D6230">
        <w:t>·</w:t>
      </w:r>
      <w:r>
        <w:t xml:space="preserve">präsident Günther </w:t>
      </w:r>
      <w:r w:rsidR="005B7E21">
        <w:t>über den Film</w:t>
      </w:r>
      <w:r>
        <w:t xml:space="preserve">. </w:t>
      </w:r>
    </w:p>
    <w:p w:rsidR="005B7E21" w:rsidRDefault="005B7E21" w:rsidP="005B7E21"/>
    <w:p w:rsidR="00707F60" w:rsidRDefault="00707F60" w:rsidP="00707F60">
      <w:pPr>
        <w:pStyle w:val="Marginal"/>
        <w:framePr w:wrap="around"/>
      </w:pPr>
      <w:r>
        <w:drawing>
          <wp:inline distT="0" distB="0" distL="0" distR="0" wp14:anchorId="6351BE8D" wp14:editId="01408813">
            <wp:extent cx="1440180" cy="1075055"/>
            <wp:effectExtent l="0" t="0" r="7620" b="0"/>
            <wp:docPr id="1169843670" name="Grafik 7" descr="Zeichnung von einem Kinosaal mit Blick auf die Leinw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43670" name="Grafik 7" descr="Zeichnung von einem Kinosaal mit Blick auf die Leinwan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230" w:rsidRDefault="005B7E21" w:rsidP="005B7E21">
      <w:r>
        <w:t xml:space="preserve">Der </w:t>
      </w:r>
      <w:r w:rsidR="001D6230">
        <w:t>Film ist ungefähr</w:t>
      </w:r>
      <w:r>
        <w:t xml:space="preserve"> 30</w:t>
      </w:r>
      <w:r w:rsidR="001D6230">
        <w:t xml:space="preserve"> M</w:t>
      </w:r>
      <w:r>
        <w:t>in</w:t>
      </w:r>
      <w:r w:rsidR="001D6230">
        <w:t>u</w:t>
      </w:r>
      <w:r>
        <w:t>t</w:t>
      </w:r>
      <w:r w:rsidR="001D6230">
        <w:t>en</w:t>
      </w:r>
      <w:r>
        <w:t xml:space="preserve"> </w:t>
      </w:r>
      <w:r w:rsidR="001D6230">
        <w:t>lang.</w:t>
      </w:r>
      <w:r>
        <w:t xml:space="preserve"> </w:t>
      </w:r>
      <w:r w:rsidR="001D6230">
        <w:br/>
        <w:t xml:space="preserve">Er heißt </w:t>
      </w:r>
      <w:r w:rsidRPr="00086A7B">
        <w:rPr>
          <w:b/>
          <w:bCs/>
        </w:rPr>
        <w:t>Das ist Leben - einzigartig vielfältig</w:t>
      </w:r>
      <w:r w:rsidR="001D6230">
        <w:t xml:space="preserve">. </w:t>
      </w:r>
      <w:r w:rsidR="001D6230">
        <w:br/>
        <w:t>Im Film sieht man 3</w:t>
      </w:r>
      <w:r>
        <w:t xml:space="preserve"> Menschen mit Behinderungen</w:t>
      </w:r>
      <w:r w:rsidR="001D6230">
        <w:t xml:space="preserve">. </w:t>
      </w:r>
      <w:r w:rsidR="001D6230">
        <w:br/>
        <w:t>Die Menschen leben in</w:t>
      </w:r>
      <w:r>
        <w:t xml:space="preserve"> Schleswig-Holstein</w:t>
      </w:r>
      <w:r w:rsidR="001D6230">
        <w:t xml:space="preserve">. </w:t>
      </w:r>
      <w:r w:rsidR="001D6230">
        <w:br/>
        <w:t xml:space="preserve">Der Film zeigt den Alltag von diesen Menschen. </w:t>
      </w:r>
      <w:r w:rsidR="001D6230">
        <w:br/>
      </w:r>
      <w:r>
        <w:t xml:space="preserve">Die </w:t>
      </w:r>
      <w:r w:rsidR="001D6230">
        <w:t>Menschen sind:</w:t>
      </w:r>
    </w:p>
    <w:p w:rsidR="001D6230" w:rsidRDefault="005B7E21" w:rsidP="001D6230">
      <w:pPr>
        <w:ind w:left="708"/>
      </w:pPr>
      <w:r>
        <w:t xml:space="preserve">Tanja Scholz, </w:t>
      </w:r>
      <w:r w:rsidR="001D6230">
        <w:t>eine Siegerin bei den Para·lympics.</w:t>
      </w:r>
      <w:r w:rsidR="001D6230">
        <w:br/>
      </w:r>
      <w:r>
        <w:t xml:space="preserve">Pauline Schewerdin </w:t>
      </w:r>
      <w:r w:rsidR="001D6230">
        <w:br/>
      </w:r>
      <w:r>
        <w:t xml:space="preserve">Jorge Schönherr </w:t>
      </w:r>
    </w:p>
    <w:p w:rsidR="005B7E21" w:rsidRDefault="001D6230" w:rsidP="001D6230">
      <w:r>
        <w:t>Der Film zeigt all</w:t>
      </w:r>
      <w:r w:rsidR="005B7E21">
        <w:t>täglich</w:t>
      </w:r>
      <w:r>
        <w:t xml:space="preserve">e Probleme von den Menschen. </w:t>
      </w:r>
      <w:r>
        <w:br/>
        <w:t>Er zeigt</w:t>
      </w:r>
      <w:r w:rsidR="005B7E21">
        <w:t xml:space="preserve"> aber auch</w:t>
      </w:r>
      <w:r>
        <w:t xml:space="preserve"> Beispiele für</w:t>
      </w:r>
      <w:r w:rsidR="005B7E21">
        <w:t xml:space="preserve"> inklusive</w:t>
      </w:r>
      <w:r>
        <w:t>s</w:t>
      </w:r>
      <w:r w:rsidR="005B7E21">
        <w:t xml:space="preserve"> </w:t>
      </w:r>
      <w:r>
        <w:t>Leben</w:t>
      </w:r>
      <w:r w:rsidR="005B7E21">
        <w:t>.</w:t>
      </w:r>
    </w:p>
    <w:p w:rsidR="005B7E21" w:rsidRDefault="005B7E21" w:rsidP="005B7E21"/>
    <w:p w:rsidR="00553B2E" w:rsidRDefault="00553B2E" w:rsidP="00553B2E">
      <w:pPr>
        <w:pStyle w:val="Marginal"/>
        <w:framePr w:wrap="around"/>
      </w:pPr>
      <w:r>
        <w:drawing>
          <wp:inline distT="0" distB="0" distL="0" distR="0" wp14:anchorId="6AA11090" wp14:editId="5A212960">
            <wp:extent cx="1440180" cy="1553845"/>
            <wp:effectExtent l="0" t="0" r="0" b="0"/>
            <wp:docPr id="1865738095" name="Grafik 8" descr="Zeichnung von einem H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38095" name="Grafik 8" descr="Zeichnung von einem Heft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DDE" w:rsidRDefault="00194DDE" w:rsidP="005B7E21">
      <w:r>
        <w:t xml:space="preserve">Zu dem Film gibt es auch extra Info·hefte und Blätter. </w:t>
      </w:r>
      <w:r>
        <w:br/>
        <w:t>Das heißt auch Begleit</w:t>
      </w:r>
      <w:r w:rsidR="00553B2E">
        <w:t>·</w:t>
      </w:r>
      <w:r>
        <w:t xml:space="preserve">material zum Film. </w:t>
      </w:r>
      <w:r>
        <w:br/>
        <w:t xml:space="preserve">Das Begleitmaterial wurde an der CAU geschrieben. </w:t>
      </w:r>
      <w:r>
        <w:br/>
      </w:r>
      <w:r w:rsidR="005B7E21">
        <w:t>Bildungs</w:t>
      </w:r>
      <w:r>
        <w:t>·</w:t>
      </w:r>
      <w:r w:rsidR="005B7E21">
        <w:t xml:space="preserve">fachkräfte </w:t>
      </w:r>
      <w:r>
        <w:t>vom</w:t>
      </w:r>
      <w:r w:rsidR="005B7E21">
        <w:t xml:space="preserve"> Institut für inklusive Bildung </w:t>
      </w:r>
      <w:r w:rsidR="00086A7B">
        <w:t xml:space="preserve">und Studierende haben dafür </w:t>
      </w:r>
      <w:r>
        <w:t xml:space="preserve">zusammengearbeitet. </w:t>
      </w:r>
      <w:r>
        <w:br/>
        <w:t xml:space="preserve">Bildungs·fachkräfte sind Menschen mit </w:t>
      </w:r>
      <w:r w:rsidR="00553B2E">
        <w:t>Be</w:t>
      </w:r>
      <w:r>
        <w:t>ein</w:t>
      </w:r>
      <w:r w:rsidR="00553B2E">
        <w:t>trächtig</w:t>
      </w:r>
      <w:r>
        <w:t xml:space="preserve">ung. </w:t>
      </w:r>
      <w:r>
        <w:br/>
        <w:t>Sie arbeiten als Lehrer zum Beispiel an der CAU.</w:t>
      </w:r>
    </w:p>
    <w:p w:rsidR="00194DDE" w:rsidRDefault="00194DDE" w:rsidP="005B7E21">
      <w:r>
        <w:t>Die Studierenden und die Bildungs·fachkräfte haben beim Aktionstag von ihren Erfahrungen</w:t>
      </w:r>
      <w:r w:rsidR="005B7E21">
        <w:t xml:space="preserve"> berichtet</w:t>
      </w:r>
      <w:r>
        <w:t>.</w:t>
      </w:r>
      <w:r w:rsidR="005B7E21">
        <w:t xml:space="preserve"> </w:t>
      </w:r>
    </w:p>
    <w:p w:rsidR="00553B2E" w:rsidRDefault="00553B2E" w:rsidP="005B7E21"/>
    <w:p w:rsidR="00553B2E" w:rsidRDefault="00553B2E" w:rsidP="00553B2E">
      <w:pPr>
        <w:pStyle w:val="Marginal"/>
        <w:framePr w:wrap="around"/>
      </w:pPr>
      <w:r>
        <w:drawing>
          <wp:inline distT="0" distB="0" distL="0" distR="0" wp14:anchorId="2BBD6010" wp14:editId="502E7CDA">
            <wp:extent cx="1440180" cy="1207135"/>
            <wp:effectExtent l="0" t="0" r="7620" b="0"/>
            <wp:docPr id="280169146" name="Grafik 9" descr="Zeichnung von einem Laptop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69146" name="Grafik 9" descr="Zeichnung von einem Laptop Computer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E21" w:rsidRDefault="00194DDE" w:rsidP="005B7E21">
      <w:r>
        <w:t>Schulen, Universitäten oder andere Bildungs</w:t>
      </w:r>
      <w:r w:rsidR="005E0401">
        <w:t>·</w:t>
      </w:r>
      <w:r>
        <w:t>einrichtungen dürfen den neuen Film nutzen.</w:t>
      </w:r>
      <w:r>
        <w:br/>
        <w:t xml:space="preserve">Sie dürfen auch das Begleit·material nutzen. </w:t>
      </w:r>
      <w:r>
        <w:br/>
        <w:t xml:space="preserve">Auch alle anderen Menschen dürfen das alles benutzen. </w:t>
      </w:r>
      <w:r>
        <w:br/>
        <w:t xml:space="preserve">Dafür gibt es den Film kostenlos im Internet. </w:t>
      </w:r>
      <w:r>
        <w:br/>
        <w:t xml:space="preserve">Auch das Begleit·material gibt es dort kostenlos. </w:t>
      </w:r>
    </w:p>
    <w:p w:rsidR="005B7E21" w:rsidRDefault="005B7E21" w:rsidP="005E0401">
      <w:pPr>
        <w:pStyle w:val="berschrift2"/>
        <w:spacing w:before="120"/>
      </w:pPr>
      <w:r>
        <w:t xml:space="preserve">Inklusion </w:t>
      </w:r>
      <w:r w:rsidR="00194DDE">
        <w:t>is</w:t>
      </w:r>
      <w:r w:rsidR="009A53BE">
        <w:t xml:space="preserve">t immer Veränderung. </w:t>
      </w:r>
      <w:r w:rsidR="009A53BE">
        <w:br/>
      </w:r>
      <w:r w:rsidR="005E0401">
        <w:t>Das gilt für alle Menschen in ihrer Umgebung.</w:t>
      </w:r>
    </w:p>
    <w:p w:rsidR="005E0401" w:rsidRDefault="005E0401" w:rsidP="005E0401">
      <w:pPr>
        <w:pStyle w:val="Marginal"/>
        <w:framePr w:wrap="around"/>
      </w:pPr>
      <w:r>
        <w:drawing>
          <wp:inline distT="0" distB="0" distL="0" distR="0" wp14:anchorId="30857E3F" wp14:editId="11CE6614">
            <wp:extent cx="1440180" cy="1671955"/>
            <wp:effectExtent l="0" t="0" r="0" b="4445"/>
            <wp:docPr id="1509568178" name="Grafik 10" descr="Eine Zeichnung vo 3 Menschen an einem Tisch, die über ein Thema vor einer Gruppe red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68178" name="Grafik 10" descr="Eine Zeichnung vo 3 Menschen an einem Tisch, die über ein Thema vor einer Gruppe reden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651" w:rsidRDefault="009A53BE" w:rsidP="005E0401">
      <w:pPr>
        <w:spacing w:after="120"/>
      </w:pPr>
      <w:r>
        <w:t>Nach de</w:t>
      </w:r>
      <w:r w:rsidR="00086A7B">
        <w:t>m</w:t>
      </w:r>
      <w:r>
        <w:t xml:space="preserve"> Film</w:t>
      </w:r>
      <w:r w:rsidR="005B7E21">
        <w:t xml:space="preserve"> </w:t>
      </w:r>
      <w:r>
        <w:t>gab es eine Diskussion.</w:t>
      </w:r>
      <w:r w:rsidR="005B7E21">
        <w:t xml:space="preserve"> </w:t>
      </w:r>
      <w:r>
        <w:br/>
      </w:r>
      <w:r w:rsidR="00A15651">
        <w:t>Verschiedene Mensch</w:t>
      </w:r>
      <w:r>
        <w:t>en haben miteinander geredet.</w:t>
      </w:r>
      <w:r w:rsidR="005B7E21">
        <w:t xml:space="preserve"> </w:t>
      </w:r>
      <w:r>
        <w:br/>
      </w:r>
      <w:r w:rsidR="00A15651">
        <w:t>Z</w:t>
      </w:r>
      <w:r>
        <w:t>um Beispiel über</w:t>
      </w:r>
      <w:r w:rsidR="005B7E21">
        <w:t xml:space="preserve"> Aktionspläne zur </w:t>
      </w:r>
      <w:r>
        <w:br/>
      </w:r>
      <w:r w:rsidR="005B7E21">
        <w:t>UN-Behindertenrechts</w:t>
      </w:r>
      <w:r>
        <w:t>·</w:t>
      </w:r>
      <w:r w:rsidR="005B7E21">
        <w:t>konvention</w:t>
      </w:r>
      <w:r>
        <w:t xml:space="preserve">. </w:t>
      </w:r>
      <w:r>
        <w:br/>
        <w:t>Mit diesen Plänen sollen alle die Rechte von Menschen mit Behinderungen besser beachten</w:t>
      </w:r>
      <w:r w:rsidR="005B7E21">
        <w:t xml:space="preserve">. </w:t>
      </w:r>
      <w:r>
        <w:br/>
      </w:r>
      <w:r w:rsidR="00A15651">
        <w:t>A</w:t>
      </w:r>
      <w:r>
        <w:t xml:space="preserve">lle Menschen sollen </w:t>
      </w:r>
      <w:r w:rsidR="005B7E21">
        <w:t>gleichberechtigt</w:t>
      </w:r>
      <w:r>
        <w:t xml:space="preserve"> leben.</w:t>
      </w:r>
      <w:r w:rsidR="005B7E21">
        <w:t xml:space="preserve"> </w:t>
      </w:r>
    </w:p>
    <w:p w:rsidR="005E0401" w:rsidRDefault="005E0401" w:rsidP="005E0401">
      <w:pPr>
        <w:pStyle w:val="Marginal"/>
        <w:framePr w:wrap="around"/>
      </w:pPr>
      <w:r>
        <w:drawing>
          <wp:inline distT="0" distB="0" distL="0" distR="0" wp14:anchorId="26B8067E" wp14:editId="5E02073F">
            <wp:extent cx="1059178" cy="1516380"/>
            <wp:effectExtent l="0" t="0" r="8255" b="7620"/>
            <wp:docPr id="1455069927" name="Grafik 11" descr="Zeichnung von einer Frau im Elektrorollstuh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69927" name="Grafik 11" descr="Zeichnung von einer Frau im Elektrorollstuhl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031" cy="152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3BE" w:rsidRDefault="005B7E21" w:rsidP="005B7E21">
      <w:r>
        <w:t>Isabell Veronese</w:t>
      </w:r>
      <w:r w:rsidR="009A53BE">
        <w:t xml:space="preserve"> ist</w:t>
      </w:r>
      <w:r>
        <w:t xml:space="preserve"> Bildungs</w:t>
      </w:r>
      <w:r w:rsidR="009A53BE">
        <w:t>·</w:t>
      </w:r>
      <w:r>
        <w:t>fachkraft a</w:t>
      </w:r>
      <w:r w:rsidR="009A53BE">
        <w:t>n</w:t>
      </w:r>
      <w:r>
        <w:t xml:space="preserve"> der CAU</w:t>
      </w:r>
      <w:r w:rsidR="009A53BE">
        <w:t xml:space="preserve">. </w:t>
      </w:r>
      <w:r w:rsidR="009A53BE">
        <w:br/>
        <w:t>Sie sagte bei der Diskussion</w:t>
      </w:r>
      <w:r>
        <w:t xml:space="preserve">: </w:t>
      </w:r>
    </w:p>
    <w:p w:rsidR="005B7E21" w:rsidRDefault="005B7E21" w:rsidP="005E0401">
      <w:pPr>
        <w:spacing w:after="120"/>
        <w:ind w:left="709"/>
      </w:pPr>
      <w:r>
        <w:t>Ich bin ein Mensch mit Behinderungen</w:t>
      </w:r>
      <w:r w:rsidR="009A53BE">
        <w:t>.</w:t>
      </w:r>
      <w:r>
        <w:t xml:space="preserve"> </w:t>
      </w:r>
      <w:r w:rsidR="009A53BE">
        <w:br/>
        <w:t>U</w:t>
      </w:r>
      <w:r>
        <w:t xml:space="preserve">nd ich teile meine Erfahrungen mit Studierenden. </w:t>
      </w:r>
      <w:r w:rsidR="009A53BE">
        <w:br/>
      </w:r>
      <w:r>
        <w:t xml:space="preserve">Das </w:t>
      </w:r>
      <w:r w:rsidR="009A53BE">
        <w:t xml:space="preserve">sorgt für Gespräche. </w:t>
      </w:r>
      <w:r w:rsidR="009A53BE">
        <w:br/>
        <w:t>U</w:t>
      </w:r>
      <w:r>
        <w:t xml:space="preserve">nd </w:t>
      </w:r>
      <w:r w:rsidR="009A53BE">
        <w:t xml:space="preserve">das </w:t>
      </w:r>
      <w:r>
        <w:t xml:space="preserve">ist für mich gelebte Inklusion. </w:t>
      </w:r>
    </w:p>
    <w:p w:rsidR="0078286C" w:rsidRDefault="005B7E21" w:rsidP="005B7E21">
      <w:r>
        <w:t xml:space="preserve">Die Landesbeauftragte für Menschen mit Behinderungen </w:t>
      </w:r>
      <w:r w:rsidR="009A53BE">
        <w:br/>
      </w:r>
      <w:r w:rsidR="00A15651">
        <w:t xml:space="preserve">heißt Michaela Pries. </w:t>
      </w:r>
      <w:r w:rsidR="00A15651">
        <w:br/>
        <w:t>Sie</w:t>
      </w:r>
      <w:r w:rsidR="0078286C">
        <w:t xml:space="preserve"> sagte bei der Diskussion:</w:t>
      </w:r>
    </w:p>
    <w:p w:rsidR="00D013D2" w:rsidRDefault="00D013D2" w:rsidP="00D013D2">
      <w:pPr>
        <w:pStyle w:val="Marginal"/>
        <w:framePr w:wrap="around"/>
      </w:pPr>
      <w:r>
        <w:drawing>
          <wp:inline distT="0" distB="0" distL="0" distR="0" wp14:anchorId="52A6DE56" wp14:editId="0B8C2911">
            <wp:extent cx="769620" cy="2113398"/>
            <wp:effectExtent l="0" t="0" r="0" b="1270"/>
            <wp:docPr id="263607723" name="Grafik 12" descr="Zeichnung von einer dunkelhaarigen Fra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07723" name="Grafik 12" descr="Zeichnung von einer dunkelhaarigen Frau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84890" cy="215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86C" w:rsidRDefault="005B7E21" w:rsidP="0078286C">
      <w:pPr>
        <w:ind w:left="708"/>
      </w:pPr>
      <w:r>
        <w:t>Inklusion ist ein Menschenrecht</w:t>
      </w:r>
      <w:r w:rsidR="0078286C">
        <w:t>.</w:t>
      </w:r>
      <w:r>
        <w:t xml:space="preserve"> </w:t>
      </w:r>
      <w:r w:rsidR="0078286C">
        <w:br/>
        <w:t>U</w:t>
      </w:r>
      <w:r>
        <w:t xml:space="preserve">nd </w:t>
      </w:r>
      <w:r w:rsidR="0078286C">
        <w:t>es bedeutet verschiedene Menschen anzunehmen.</w:t>
      </w:r>
      <w:r w:rsidR="0078286C">
        <w:br/>
        <w:t>Inklusion fängt</w:t>
      </w:r>
      <w:r>
        <w:t xml:space="preserve"> in den Köpfen </w:t>
      </w:r>
      <w:r w:rsidR="0078286C">
        <w:t xml:space="preserve">an. </w:t>
      </w:r>
      <w:r w:rsidR="0078286C">
        <w:br/>
        <w:t xml:space="preserve">Und sie bedeutet immer wieder Veränderungen. </w:t>
      </w:r>
      <w:r w:rsidR="0078286C">
        <w:br/>
        <w:t xml:space="preserve">Menschen mit Behinderungen lehren an Universitäten. </w:t>
      </w:r>
      <w:r w:rsidR="0078286C">
        <w:br/>
        <w:t xml:space="preserve">Und Studierende lernen von ihnen. </w:t>
      </w:r>
      <w:r w:rsidR="0078286C">
        <w:br/>
        <w:t xml:space="preserve">Dazu sagt man auch: </w:t>
      </w:r>
      <w:r w:rsidR="0078286C">
        <w:br/>
      </w:r>
      <w:r>
        <w:t xml:space="preserve">die sozialen Rollen </w:t>
      </w:r>
      <w:r w:rsidR="0078286C">
        <w:t>werd</w:t>
      </w:r>
      <w:r>
        <w:t>en neu verteilt</w:t>
      </w:r>
      <w:r w:rsidR="0078286C">
        <w:t>.</w:t>
      </w:r>
    </w:p>
    <w:p w:rsidR="00D013D2" w:rsidRDefault="00D013D2" w:rsidP="00D013D2">
      <w:pPr>
        <w:pStyle w:val="Marginal"/>
        <w:framePr w:wrap="around"/>
      </w:pPr>
      <w:r>
        <w:drawing>
          <wp:inline distT="0" distB="0" distL="0" distR="0" wp14:anchorId="00C0F4E8" wp14:editId="1D0414CD">
            <wp:extent cx="662940" cy="1820454"/>
            <wp:effectExtent l="0" t="0" r="0" b="8890"/>
            <wp:docPr id="313022348" name="Grafik 13" descr="Zeichnung von einer dunkelhaarigen Fra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22348" name="Grafik 13" descr="Zeichnung von einer dunkelhaarigen Frau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734" cy="185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86C" w:rsidRDefault="0078286C" w:rsidP="0078286C">
      <w:r>
        <w:t>Die Landesbeauftragte Michaela Pries sagte auch:</w:t>
      </w:r>
    </w:p>
    <w:p w:rsidR="005B7E21" w:rsidRDefault="005B7E21" w:rsidP="00D013D2">
      <w:pPr>
        <w:spacing w:after="120"/>
        <w:ind w:left="709"/>
      </w:pPr>
      <w:r>
        <w:t>Da</w:t>
      </w:r>
      <w:r w:rsidR="0078286C">
        <w:t>rum</w:t>
      </w:r>
      <w:r>
        <w:t xml:space="preserve"> freue ich mich über den Aktionstag</w:t>
      </w:r>
      <w:r w:rsidR="0078286C">
        <w:t>.</w:t>
      </w:r>
      <w:r w:rsidR="0078286C">
        <w:br/>
        <w:t>U</w:t>
      </w:r>
      <w:r>
        <w:t xml:space="preserve">nd </w:t>
      </w:r>
      <w:r w:rsidR="0078286C">
        <w:t xml:space="preserve">über </w:t>
      </w:r>
      <w:r>
        <w:t xml:space="preserve">den Film. </w:t>
      </w:r>
      <w:r w:rsidR="0078286C">
        <w:br/>
      </w:r>
      <w:r>
        <w:t xml:space="preserve">Menschen mit Behinderungen </w:t>
      </w:r>
      <w:r w:rsidR="0078286C">
        <w:t xml:space="preserve">zeigen </w:t>
      </w:r>
      <w:r>
        <w:t>ihre</w:t>
      </w:r>
      <w:r w:rsidR="0078286C">
        <w:t>n Alltag. Andere Menschen können das k</w:t>
      </w:r>
      <w:r>
        <w:t>ennenlernen</w:t>
      </w:r>
      <w:r w:rsidR="0078286C">
        <w:t>.</w:t>
      </w:r>
      <w:r>
        <w:t xml:space="preserve"> </w:t>
      </w:r>
      <w:r w:rsidR="0078286C">
        <w:br/>
        <w:t xml:space="preserve">So verstehen alle die anderen Menschen besser. </w:t>
      </w:r>
      <w:r w:rsidR="0078286C">
        <w:br/>
        <w:t>U</w:t>
      </w:r>
      <w:r>
        <w:t xml:space="preserve">nd </w:t>
      </w:r>
      <w:r w:rsidR="00086A7B">
        <w:t xml:space="preserve">wie andere Menschen leben. </w:t>
      </w:r>
    </w:p>
    <w:p w:rsidR="00D013D2" w:rsidRDefault="00D013D2" w:rsidP="00D013D2">
      <w:pPr>
        <w:pStyle w:val="Marginal"/>
        <w:framePr w:wrap="around"/>
      </w:pPr>
      <w:r>
        <w:drawing>
          <wp:inline distT="0" distB="0" distL="0" distR="0" wp14:anchorId="61D33D21" wp14:editId="4DF8B95E">
            <wp:extent cx="735833" cy="1800000"/>
            <wp:effectExtent l="0" t="0" r="7620" b="0"/>
            <wp:docPr id="368392409" name="Grafik 14" descr="Zeichnung von einer blonden Fra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92409" name="Grafik 14" descr="Zeichnung von einer blonden Frau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83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A7B" w:rsidRDefault="005B7E21" w:rsidP="005B7E21">
      <w:r>
        <w:t>Catherine Cleophas</w:t>
      </w:r>
      <w:r w:rsidR="00086A7B">
        <w:t xml:space="preserve"> ist die Vize-Präsidentin der Universität. </w:t>
      </w:r>
      <w:r w:rsidR="00086A7B">
        <w:br/>
        <w:t>Sie ist</w:t>
      </w:r>
      <w:r>
        <w:t xml:space="preserve"> für die UN-Behindertenrechts</w:t>
      </w:r>
      <w:r w:rsidR="00086A7B">
        <w:t>·</w:t>
      </w:r>
      <w:r>
        <w:t xml:space="preserve">konvention </w:t>
      </w:r>
      <w:r w:rsidR="00086A7B">
        <w:t>zuständig. Frau Cleophas sagte bei der Diskussion:</w:t>
      </w:r>
    </w:p>
    <w:p w:rsidR="005B7E21" w:rsidRDefault="005B7E21" w:rsidP="00086A7B">
      <w:pPr>
        <w:ind w:left="708"/>
      </w:pPr>
      <w:r>
        <w:t xml:space="preserve">Inklusion </w:t>
      </w:r>
      <w:r w:rsidR="00086A7B">
        <w:t xml:space="preserve">ist für alle wichtig. </w:t>
      </w:r>
      <w:r w:rsidR="00086A7B">
        <w:br/>
        <w:t>Das gilt</w:t>
      </w:r>
      <w:r>
        <w:t xml:space="preserve"> auch an der Universität. </w:t>
      </w:r>
      <w:r w:rsidR="00086A7B">
        <w:br/>
        <w:t xml:space="preserve">Darum haben wir hier einen Aktionsplan geschrieben. </w:t>
      </w:r>
      <w:r w:rsidR="00086A7B">
        <w:br/>
        <w:t xml:space="preserve">So wollen wir die UN-Behindertenrechte·konvention beachten. </w:t>
      </w:r>
      <w:r w:rsidR="00086A7B">
        <w:br/>
        <w:t xml:space="preserve">Den Plan haben wir schon vor 10 Jahren geschrieben. </w:t>
      </w:r>
      <w:r w:rsidR="00086A7B">
        <w:br/>
        <w:t xml:space="preserve">Dabei haben Menschen mit Behinderung mitgemacht und Menschen ohne Behinderung. </w:t>
      </w:r>
      <w:r w:rsidR="00086A7B">
        <w:br/>
        <w:t>Jetzt schreiben wir hier den</w:t>
      </w:r>
      <w:r>
        <w:t xml:space="preserve"> Fokusplan Inklusion</w:t>
      </w:r>
      <w:r w:rsidR="00086A7B">
        <w:t>.</w:t>
      </w:r>
      <w:r>
        <w:t xml:space="preserve"> </w:t>
      </w:r>
      <w:r w:rsidR="00086A7B">
        <w:br/>
        <w:t xml:space="preserve">Der soll wieder </w:t>
      </w:r>
      <w:r>
        <w:t xml:space="preserve">für </w:t>
      </w:r>
      <w:r w:rsidR="00086A7B">
        <w:t>10 Jahre gelten.</w:t>
      </w:r>
      <w:r>
        <w:t xml:space="preserve"> </w:t>
      </w:r>
    </w:p>
    <w:p w:rsidR="00086A7B" w:rsidRDefault="00086A7B" w:rsidP="00086A7B">
      <w:pPr>
        <w:ind w:left="708"/>
      </w:pPr>
    </w:p>
    <w:p w:rsidR="005B7E21" w:rsidDel="004A4B99" w:rsidRDefault="005B7E21" w:rsidP="005B7E21">
      <w:pPr>
        <w:rPr>
          <w:del w:id="0" w:author="Kagelmacher, Susan (Staatskanzlei)" w:date="2024-11-19T09:11:00Z"/>
        </w:rPr>
      </w:pPr>
      <w:del w:id="1" w:author="Kagelmacher, Susan (Staatskanzlei)" w:date="2024-11-19T09:11:00Z">
        <w:r w:rsidDel="004A4B99">
          <w:delText>Fotos zum Download stehen zeitnah zur Verfügung:</w:delText>
        </w:r>
      </w:del>
    </w:p>
    <w:p w:rsidR="005B7E21" w:rsidDel="004A4B99" w:rsidRDefault="005B7E21" w:rsidP="005B7E21">
      <w:pPr>
        <w:rPr>
          <w:del w:id="2" w:author="Kagelmacher, Susan (Staatskanzlei)" w:date="2024-11-19T09:11:00Z"/>
        </w:rPr>
      </w:pPr>
    </w:p>
    <w:p w:rsidR="005B7E21" w:rsidDel="004A4B99" w:rsidRDefault="005B7E21" w:rsidP="005B7E21">
      <w:pPr>
        <w:rPr>
          <w:del w:id="3" w:author="Kagelmacher, Susan (Staatskanzlei)" w:date="2024-11-19T09:11:00Z"/>
        </w:rPr>
      </w:pPr>
      <w:del w:id="4" w:author="Kagelmacher, Susan (Staatskanzlei)" w:date="2024-11-19T09:11:00Z">
        <w:r w:rsidDel="004A4B99">
          <w:delText>Link zur Meldung</w:delText>
        </w:r>
      </w:del>
    </w:p>
    <w:p w:rsidR="00D013D2" w:rsidRDefault="00D013D2">
      <w:pPr>
        <w:spacing w:after="160" w:line="259" w:lineRule="auto"/>
      </w:pPr>
      <w:r>
        <w:br w:type="page"/>
      </w:r>
    </w:p>
    <w:p w:rsidR="00D013D2" w:rsidRDefault="00D013D2" w:rsidP="00D013D2">
      <w:pPr>
        <w:pStyle w:val="Marginal"/>
        <w:framePr w:wrap="around"/>
      </w:pPr>
      <w:r>
        <w:drawing>
          <wp:inline distT="0" distB="0" distL="0" distR="0" wp14:anchorId="639C4085" wp14:editId="46288F09">
            <wp:extent cx="1440180" cy="1365885"/>
            <wp:effectExtent l="0" t="0" r="7620" b="5715"/>
            <wp:docPr id="139383386" name="Grafik 15" descr="Zeichnung von einer Weltkugel und Computern. Das ist ein SYmbol für das Intern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3386" name="Grafik 15" descr="Zeichnung von einer Weltkugel und Computern. Das ist ein SYmbol für das Interne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E21" w:rsidRDefault="005B7E21" w:rsidP="00A15651">
      <w:pPr>
        <w:pStyle w:val="berschrift2"/>
      </w:pPr>
      <w:r>
        <w:t>Weiterführende Links:</w:t>
      </w:r>
    </w:p>
    <w:p w:rsidR="005B7E21" w:rsidRDefault="005B7E21" w:rsidP="005B7E21">
      <w:r>
        <w:t xml:space="preserve">Der Inklusionsfilm SH „Das ist Leben - einzigartig vielfältig“ und die zugehörigen Bildungsmaterialien: </w:t>
      </w:r>
    </w:p>
    <w:p w:rsidR="005B7E21" w:rsidRDefault="00517867" w:rsidP="005B7E21">
      <w:hyperlink r:id="rId21" w:tooltip="Link zum Inklusionsfilm Schleswig-Holstein" w:history="1">
        <w:r w:rsidR="00A15651" w:rsidRPr="00413B94">
          <w:rPr>
            <w:rStyle w:val="Hyperlink"/>
          </w:rPr>
          <w:t>https://schleswig-holstein.de/inklusionsfilm</w:t>
        </w:r>
      </w:hyperlink>
      <w:r w:rsidR="00A15651">
        <w:t xml:space="preserve"> </w:t>
      </w:r>
    </w:p>
    <w:p w:rsidR="005B7E21" w:rsidRDefault="005B7E21" w:rsidP="005B7E21">
      <w:r>
        <w:t xml:space="preserve">Institut für Inklusive Bildung (IIB) an der CAU: </w:t>
      </w:r>
    </w:p>
    <w:p w:rsidR="005B7E21" w:rsidRDefault="00517867" w:rsidP="005B7E21">
      <w:hyperlink r:id="rId22" w:tooltip="Link zur Internetseite vom Institut für inklusive Bildung." w:history="1">
        <w:r w:rsidR="00A15651" w:rsidRPr="00413B94">
          <w:rPr>
            <w:rStyle w:val="Hyperlink"/>
          </w:rPr>
          <w:t>www.uni-kiel.de/de/iib</w:t>
        </w:r>
      </w:hyperlink>
      <w:r w:rsidR="00A15651">
        <w:t xml:space="preserve"> </w:t>
      </w:r>
    </w:p>
    <w:p w:rsidR="005B7E21" w:rsidRDefault="005B7E21" w:rsidP="005B7E21"/>
    <w:p w:rsidR="005B7E21" w:rsidRDefault="005B7E21" w:rsidP="005B7E21">
      <w:r>
        <w:t xml:space="preserve">Aktionsplan der CAU: </w:t>
      </w:r>
    </w:p>
    <w:p w:rsidR="00D2530F" w:rsidRDefault="00D2530F" w:rsidP="005B7E21">
      <w:pPr>
        <w:rPr>
          <w:ins w:id="5" w:author="Kagelmacher, Susan (Staatskanzlei)" w:date="2024-11-20T07:44:00Z"/>
        </w:rPr>
      </w:pPr>
      <w:ins w:id="6" w:author="Kagelmacher, Susan (Staatskanzlei)" w:date="2024-11-20T07:44:00Z">
        <w:r>
          <w:fldChar w:fldCharType="begin"/>
        </w:r>
        <w:r>
          <w:instrText xml:space="preserve"> HYPERLINK "</w:instrText>
        </w:r>
        <w:r w:rsidRPr="00D2530F">
          <w:instrText>https://www.diversitaet.uni-kiel.de/de/projekte/brk-aktionsplan-1</w:instrText>
        </w:r>
        <w:r>
          <w:instrText xml:space="preserve">" </w:instrText>
        </w:r>
        <w:r>
          <w:fldChar w:fldCharType="separate"/>
        </w:r>
        <w:r w:rsidRPr="007A5620">
          <w:rPr>
            <w:rStyle w:val="Hyperlink"/>
          </w:rPr>
          <w:t>https://www.diversitaet.uni-kiel.de/de/projekte/brk-aktionsplan-1</w:t>
        </w:r>
        <w:r>
          <w:fldChar w:fldCharType="end"/>
        </w:r>
      </w:ins>
    </w:p>
    <w:p w:rsidR="005B7E21" w:rsidRDefault="005B7E21" w:rsidP="005B7E21">
      <w:r>
        <w:t xml:space="preserve">Fokus-Landes-Aktionsplan zur Umsetzung der UN-BRK der Landesregierung Schleswig-Holstein: </w:t>
      </w:r>
    </w:p>
    <w:p w:rsidR="005B7E21" w:rsidRDefault="00517867" w:rsidP="005B7E21">
      <w:hyperlink r:id="rId23" w:tooltip="Link zur Internetseite vom Land Schleswig-Holstein zur UN-BRK" w:history="1">
        <w:r w:rsidR="00A15651" w:rsidRPr="00413B94">
          <w:rPr>
            <w:rStyle w:val="Hyperlink"/>
          </w:rPr>
          <w:t>https://www.schleswig-holstein.de/unbrk</w:t>
        </w:r>
      </w:hyperlink>
      <w:r w:rsidR="00A15651">
        <w:t xml:space="preserve"> </w:t>
      </w:r>
      <w:r w:rsidR="005B7E21">
        <w:t xml:space="preserve"> </w:t>
      </w:r>
    </w:p>
    <w:p w:rsidR="005B7E21" w:rsidRDefault="005B7E21" w:rsidP="005B7E21"/>
    <w:p w:rsidR="005B7E21" w:rsidRDefault="005B7E21" w:rsidP="00A15651">
      <w:pPr>
        <w:pStyle w:val="berschrift3"/>
      </w:pPr>
      <w:r>
        <w:t>Kontakt:</w:t>
      </w:r>
    </w:p>
    <w:p w:rsidR="005B7E21" w:rsidRDefault="005B7E21" w:rsidP="005B7E21">
      <w:r>
        <w:t xml:space="preserve">Julia Albrecht </w:t>
      </w:r>
    </w:p>
    <w:p w:rsidR="005B7E21" w:rsidRDefault="005B7E21" w:rsidP="005B7E21">
      <w:r>
        <w:t xml:space="preserve">Pädagogische Leitung am Institut für Inklusive Bildung </w:t>
      </w:r>
    </w:p>
    <w:p w:rsidR="005B7E21" w:rsidRDefault="005B7E21" w:rsidP="005B7E21">
      <w:r>
        <w:t>Telefon: 0431 880 5787</w:t>
      </w:r>
    </w:p>
    <w:p w:rsidR="005B7E21" w:rsidRDefault="005B7E21" w:rsidP="005B7E21">
      <w:r>
        <w:t>Mobil: 0162 7962876</w:t>
      </w:r>
    </w:p>
    <w:p w:rsidR="005B7E21" w:rsidRDefault="00517867" w:rsidP="005B7E21">
      <w:hyperlink r:id="rId24" w:tooltip="E-Mail Adresse von Julia Albrecht vom Institut für inklusive Bildung" w:history="1">
        <w:r w:rsidR="00A15651" w:rsidRPr="00413B94">
          <w:rPr>
            <w:rStyle w:val="Hyperlink"/>
          </w:rPr>
          <w:t>albrecht@iib.uni-kiel.de</w:t>
        </w:r>
      </w:hyperlink>
      <w:r w:rsidR="00A15651">
        <w:t xml:space="preserve"> </w:t>
      </w:r>
      <w:r w:rsidR="005B7E21">
        <w:t xml:space="preserve"> </w:t>
      </w:r>
    </w:p>
    <w:p w:rsidR="005B7E21" w:rsidRDefault="005B7E21" w:rsidP="005B7E21"/>
    <w:p w:rsidR="005B7E21" w:rsidRDefault="005B7E21" w:rsidP="005B7E21">
      <w:r>
        <w:t xml:space="preserve">Staatskanzlei: </w:t>
      </w:r>
      <w:r w:rsidR="00A15651">
        <w:br/>
      </w:r>
      <w:r>
        <w:t xml:space="preserve">Vivien Albers, </w:t>
      </w:r>
      <w:r w:rsidR="00A15651">
        <w:br/>
      </w:r>
      <w:r>
        <w:t xml:space="preserve">Düsternbrooker Weg 104, </w:t>
      </w:r>
      <w:r w:rsidR="00A15651">
        <w:br/>
      </w:r>
      <w:r>
        <w:t xml:space="preserve">24105 Kiel, </w:t>
      </w:r>
      <w:r w:rsidR="00A15651">
        <w:br/>
      </w:r>
      <w:r>
        <w:t xml:space="preserve">Tel. 0431 988-1704  </w:t>
      </w:r>
    </w:p>
    <w:p w:rsidR="005B7E21" w:rsidRDefault="005B7E21" w:rsidP="005B7E21"/>
    <w:p w:rsidR="005B7E21" w:rsidRDefault="005B7E21" w:rsidP="005B7E21">
      <w:r>
        <w:t>Presse, Kommunikation und Marketing, Eva Sittig, Text/Redaktion: Antonia Stahl</w:t>
      </w:r>
    </w:p>
    <w:p w:rsidR="005B7E21" w:rsidRDefault="005B7E21" w:rsidP="005B7E21">
      <w:r>
        <w:t>Postanschrift: D-24098 Kiel, Telefon: (0431) 880-2104</w:t>
      </w:r>
    </w:p>
    <w:p w:rsidR="005B7E21" w:rsidRDefault="00517867" w:rsidP="005B7E21">
      <w:hyperlink r:id="rId25" w:tooltip="E-Mail Adresse der Pressestelle der Universität Kiel" w:history="1">
        <w:r w:rsidR="00B54DDF" w:rsidRPr="006227B3">
          <w:rPr>
            <w:rStyle w:val="Hyperlink"/>
          </w:rPr>
          <w:t>presse@uv.uni-kiel.de</w:t>
        </w:r>
      </w:hyperlink>
      <w:r w:rsidR="00B54DDF">
        <w:t xml:space="preserve"> </w:t>
      </w:r>
      <w:r w:rsidR="005B7E21">
        <w:t xml:space="preserve"> | </w:t>
      </w:r>
      <w:hyperlink r:id="rId26" w:tooltip="Link zur Internetseite von der Universität Kiel" w:history="1">
        <w:r w:rsidR="00A15651" w:rsidRPr="00413B94">
          <w:rPr>
            <w:rStyle w:val="Hyperlink"/>
          </w:rPr>
          <w:t>www.uni-kiel.de</w:t>
        </w:r>
      </w:hyperlink>
      <w:r w:rsidR="00A15651">
        <w:t xml:space="preserve"> </w:t>
      </w:r>
    </w:p>
    <w:p w:rsidR="005B7E21" w:rsidRDefault="00517867" w:rsidP="005B7E21">
      <w:hyperlink r:id="rId27" w:tooltip="LInk zum Instagram Auftritt von der Universität Kiel" w:history="1">
        <w:r w:rsidR="00A15651" w:rsidRPr="00413B94">
          <w:rPr>
            <w:rStyle w:val="Hyperlink"/>
          </w:rPr>
          <w:t>www.instagram.com/kieluni</w:t>
        </w:r>
      </w:hyperlink>
      <w:r w:rsidR="00A15651">
        <w:t xml:space="preserve"> </w:t>
      </w:r>
      <w:r w:rsidR="005B7E21">
        <w:t xml:space="preserve"> | </w:t>
      </w:r>
      <w:hyperlink r:id="rId28" w:tooltip="Link zur Linked in Seite von der Universität Kiel" w:history="1">
        <w:r w:rsidR="00A15651" w:rsidRPr="00413B94">
          <w:rPr>
            <w:rStyle w:val="Hyperlink"/>
          </w:rPr>
          <w:t>www.linkedin.com/school/kieluni</w:t>
        </w:r>
      </w:hyperlink>
      <w:r w:rsidR="00A15651">
        <w:t xml:space="preserve"> </w:t>
      </w:r>
      <w:r w:rsidR="005B7E21">
        <w:t xml:space="preserve"> | </w:t>
      </w:r>
      <w:hyperlink r:id="rId29" w:tooltip="Link zur Facebook SEite von der Universität Kiel" w:history="1">
        <w:r w:rsidR="00A15651" w:rsidRPr="00413B94">
          <w:rPr>
            <w:rStyle w:val="Hyperlink"/>
          </w:rPr>
          <w:t>www.facebook.com/kieluni</w:t>
        </w:r>
      </w:hyperlink>
      <w:r w:rsidR="00A15651">
        <w:t xml:space="preserve"> </w:t>
      </w:r>
    </w:p>
    <w:p w:rsidR="005B7E21" w:rsidRDefault="005B7E21" w:rsidP="005B7E21"/>
    <w:p w:rsidR="005B7E21" w:rsidRDefault="005B7E21" w:rsidP="005B7E21">
      <w:r>
        <w:t xml:space="preserve">Link zur Meldung: </w:t>
      </w:r>
      <w:ins w:id="7" w:author="Kagelmacher, Susan (Staatskanzlei)" w:date="2024-11-19T09:12:00Z">
        <w:r w:rsidR="004A4B99">
          <w:fldChar w:fldCharType="begin"/>
        </w:r>
        <w:r w:rsidR="004A4B99">
          <w:instrText xml:space="preserve"> HYPERLINK "https://schleswig-holstein.de/inklusionsfilm" \o "Link zum Inklusionsfilm Schleswig-Holstein" </w:instrText>
        </w:r>
        <w:r w:rsidR="004A4B99">
          <w:fldChar w:fldCharType="separate"/>
        </w:r>
        <w:r w:rsidR="004A4B99" w:rsidRPr="00413B94">
          <w:rPr>
            <w:rStyle w:val="Hyperlink"/>
          </w:rPr>
          <w:t>https://schleswig-holstein.de/inklusionsfilm</w:t>
        </w:r>
        <w:r w:rsidR="004A4B99">
          <w:rPr>
            <w:rStyle w:val="Hyperlink"/>
          </w:rPr>
          <w:fldChar w:fldCharType="end"/>
        </w:r>
      </w:ins>
      <w:del w:id="8" w:author="Kagelmacher, Susan (Staatskanzlei)" w:date="2024-11-19T09:12:00Z">
        <w:r w:rsidDel="004A4B99">
          <w:delText>URL</w:delText>
        </w:r>
      </w:del>
    </w:p>
    <w:p w:rsidR="001C77DB" w:rsidRDefault="001C77DB" w:rsidP="005B7E21"/>
    <w:p w:rsidR="001C77DB" w:rsidRPr="001C77DB" w:rsidRDefault="001C77DB" w:rsidP="001C77DB">
      <w:pPr>
        <w:pStyle w:val="Marginal"/>
        <w:framePr w:wrap="around" w:x="773" w:y="137"/>
      </w:pPr>
      <w:r w:rsidRPr="001C77DB">
        <w:drawing>
          <wp:inline distT="0" distB="0" distL="0" distR="0" wp14:anchorId="1A0ACF8B" wp14:editId="61E5C0F6">
            <wp:extent cx="1082040" cy="1219200"/>
            <wp:effectExtent l="0" t="0" r="3810" b="0"/>
            <wp:docPr id="1401396786" name="Grafik 19" descr="Ein Mensch liest einen Text in Leichter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81" descr="Ein Mensch liest einen Text in Leichter Sprach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77DB" w:rsidRPr="001C77DB" w:rsidRDefault="001C77DB" w:rsidP="001C77DB">
      <w:r w:rsidRPr="001C77DB">
        <w:t xml:space="preserve">Der Text in Leichter Sprache ist von </w:t>
      </w:r>
      <w:r w:rsidRPr="001C77DB">
        <w:br/>
        <w:t xml:space="preserve">André Delor </w:t>
      </w:r>
    </w:p>
    <w:p w:rsidR="001C77DB" w:rsidRPr="001C77DB" w:rsidRDefault="001C77DB" w:rsidP="001C77DB">
      <w:r w:rsidRPr="001C77DB">
        <w:t>vom Institut für Leichte Sprache</w:t>
      </w:r>
    </w:p>
    <w:p w:rsidR="001C77DB" w:rsidRPr="001C77DB" w:rsidRDefault="001C77DB" w:rsidP="00FD774B">
      <w:pPr>
        <w:spacing w:after="360"/>
      </w:pPr>
      <w:r w:rsidRPr="001C77DB">
        <w:t>Lebenshilfe Schleswig-Holstein e.V.</w:t>
      </w:r>
    </w:p>
    <w:p w:rsidR="001C77DB" w:rsidRPr="001C77DB" w:rsidRDefault="001C77DB" w:rsidP="001C77DB">
      <w:r w:rsidRPr="001C77DB">
        <w:t>Die Bilder im Text sind von:</w:t>
      </w:r>
    </w:p>
    <w:p w:rsidR="001C77DB" w:rsidRPr="001C77DB" w:rsidRDefault="001C77DB" w:rsidP="001C77DB">
      <w:pPr>
        <w:spacing w:after="360"/>
      </w:pPr>
      <w:r w:rsidRPr="001C77DB">
        <w:t xml:space="preserve">Lebenshilfe für </w:t>
      </w:r>
      <w:r w:rsidRPr="001C77DB">
        <w:br/>
        <w:t>Menschen mit geistiger Behinderung Bremen e.V.</w:t>
      </w:r>
      <w:r w:rsidRPr="001C77DB">
        <w:br/>
        <w:t>Illustrator Stefan Albers, Atelier Fleetinsel, 2013</w:t>
      </w:r>
      <w:r>
        <w:br/>
        <w:t>Das Bild Filmrolle ist von Pixabay</w:t>
      </w:r>
    </w:p>
    <w:p w:rsidR="001C77DB" w:rsidRPr="001C77DB" w:rsidRDefault="001C77DB" w:rsidP="001C77DB">
      <w:pPr>
        <w:pStyle w:val="Marginal"/>
        <w:framePr w:wrap="around"/>
      </w:pPr>
      <w:r w:rsidRPr="001C77DB">
        <w:drawing>
          <wp:inline distT="0" distB="0" distL="0" distR="0" wp14:anchorId="2BC8CA69" wp14:editId="7FF25121">
            <wp:extent cx="1082040" cy="1082040"/>
            <wp:effectExtent l="0" t="0" r="3810" b="3810"/>
            <wp:docPr id="1568270751" name="Grafik 18" descr="Europäisches 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9" descr="Europäisches Easy-to-read logo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77DB" w:rsidRPr="001C77DB" w:rsidRDefault="001C77DB" w:rsidP="001C77DB">
      <w:r w:rsidRPr="001C77DB">
        <w:t xml:space="preserve">© European Easy-to-Read Logo: Inclusion Europe. </w:t>
      </w:r>
      <w:r w:rsidRPr="001C77DB">
        <w:br/>
        <w:t xml:space="preserve">Mehr Informationen im Internet unter: </w:t>
      </w:r>
      <w:r w:rsidRPr="001C77DB">
        <w:br/>
      </w:r>
      <w:hyperlink r:id="rId32" w:tooltip="Link zur Internetseite von Inclusion Europe" w:history="1">
        <w:r w:rsidRPr="001C77DB">
          <w:rPr>
            <w:rStyle w:val="Hyperlink"/>
          </w:rPr>
          <w:t>Internetseite von Inclusion Europe</w:t>
        </w:r>
      </w:hyperlink>
      <w:r w:rsidRPr="001C77DB">
        <w:t xml:space="preserve"> </w:t>
      </w:r>
    </w:p>
    <w:p w:rsidR="001C77DB" w:rsidRPr="001C77DB" w:rsidRDefault="001C77DB" w:rsidP="001C77DB"/>
    <w:p w:rsidR="001C77DB" w:rsidRPr="005B7E21" w:rsidRDefault="001C77DB" w:rsidP="005B7E21"/>
    <w:sectPr w:rsidR="001C77DB" w:rsidRPr="005B7E21" w:rsidSect="005B7E21">
      <w:footerReference w:type="default" r:id="rId33"/>
      <w:footerReference w:type="first" r:id="rId34"/>
      <w:pgSz w:w="11906" w:h="16838"/>
      <w:pgMar w:top="1134" w:right="1418" w:bottom="907" w:left="3402" w:header="454" w:footer="45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7867" w:rsidRDefault="00517867" w:rsidP="00A239EF">
      <w:pPr>
        <w:spacing w:line="240" w:lineRule="auto"/>
      </w:pPr>
      <w:r>
        <w:separator/>
      </w:r>
    </w:p>
  </w:endnote>
  <w:endnote w:type="continuationSeparator" w:id="0">
    <w:p w:rsidR="00517867" w:rsidRDefault="00517867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altName w:val="Calibri"/>
    <w:charset w:val="00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868385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FB1CE7" w:rsidRDefault="00FB1CE7" w:rsidP="00FB1CE7">
            <w:pPr>
              <w:pStyle w:val="Fuzeile"/>
              <w:ind w:left="1701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1091D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1091D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27389408"/>
      <w:docPartObj>
        <w:docPartGallery w:val="Page Numbers (Bottom of Page)"/>
        <w:docPartUnique/>
      </w:docPartObj>
    </w:sdtPr>
    <w:sdtEndPr/>
    <w:sdtContent>
      <w:sdt>
        <w:sdtPr>
          <w:id w:val="1396322729"/>
          <w:docPartObj>
            <w:docPartGallery w:val="Page Numbers (Top of Page)"/>
            <w:docPartUnique/>
          </w:docPartObj>
        </w:sdtPr>
        <w:sdtEndPr/>
        <w:sdtContent>
          <w:p w:rsidR="0027038E" w:rsidRPr="0027038E" w:rsidRDefault="0027038E" w:rsidP="0027038E">
            <w:pPr>
              <w:pStyle w:val="Fuzeile"/>
              <w:ind w:left="1701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2530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2530F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7867" w:rsidRDefault="00517867" w:rsidP="00A239EF">
      <w:pPr>
        <w:spacing w:line="240" w:lineRule="auto"/>
      </w:pPr>
      <w:r>
        <w:separator/>
      </w:r>
    </w:p>
  </w:footnote>
  <w:footnote w:type="continuationSeparator" w:id="0">
    <w:p w:rsidR="00517867" w:rsidRDefault="00517867" w:rsidP="00A239E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D0F34"/>
    <w:multiLevelType w:val="hybridMultilevel"/>
    <w:tmpl w:val="FD7655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834BD"/>
    <w:multiLevelType w:val="hybridMultilevel"/>
    <w:tmpl w:val="7310B490"/>
    <w:lvl w:ilvl="0" w:tplc="0407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22" w:hanging="360"/>
      </w:pPr>
    </w:lvl>
    <w:lvl w:ilvl="2" w:tplc="0407001B" w:tentative="1">
      <w:start w:val="1"/>
      <w:numFmt w:val="lowerRoman"/>
      <w:lvlText w:val="%3."/>
      <w:lvlJc w:val="right"/>
      <w:pPr>
        <w:ind w:left="1942" w:hanging="180"/>
      </w:pPr>
    </w:lvl>
    <w:lvl w:ilvl="3" w:tplc="0407000F" w:tentative="1">
      <w:start w:val="1"/>
      <w:numFmt w:val="decimal"/>
      <w:lvlText w:val="%4."/>
      <w:lvlJc w:val="left"/>
      <w:pPr>
        <w:ind w:left="2662" w:hanging="360"/>
      </w:pPr>
    </w:lvl>
    <w:lvl w:ilvl="4" w:tplc="04070019" w:tentative="1">
      <w:start w:val="1"/>
      <w:numFmt w:val="lowerLetter"/>
      <w:lvlText w:val="%5."/>
      <w:lvlJc w:val="left"/>
      <w:pPr>
        <w:ind w:left="3382" w:hanging="360"/>
      </w:pPr>
    </w:lvl>
    <w:lvl w:ilvl="5" w:tplc="0407001B" w:tentative="1">
      <w:start w:val="1"/>
      <w:numFmt w:val="lowerRoman"/>
      <w:lvlText w:val="%6."/>
      <w:lvlJc w:val="right"/>
      <w:pPr>
        <w:ind w:left="4102" w:hanging="180"/>
      </w:pPr>
    </w:lvl>
    <w:lvl w:ilvl="6" w:tplc="0407000F" w:tentative="1">
      <w:start w:val="1"/>
      <w:numFmt w:val="decimal"/>
      <w:lvlText w:val="%7."/>
      <w:lvlJc w:val="left"/>
      <w:pPr>
        <w:ind w:left="4822" w:hanging="360"/>
      </w:pPr>
    </w:lvl>
    <w:lvl w:ilvl="7" w:tplc="04070019" w:tentative="1">
      <w:start w:val="1"/>
      <w:numFmt w:val="lowerLetter"/>
      <w:lvlText w:val="%8."/>
      <w:lvlJc w:val="left"/>
      <w:pPr>
        <w:ind w:left="5542" w:hanging="360"/>
      </w:pPr>
    </w:lvl>
    <w:lvl w:ilvl="8" w:tplc="0407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50B06A3"/>
    <w:multiLevelType w:val="hybridMultilevel"/>
    <w:tmpl w:val="39CA87D6"/>
    <w:lvl w:ilvl="0" w:tplc="3D6EFFA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561B92"/>
    <w:multiLevelType w:val="hybridMultilevel"/>
    <w:tmpl w:val="A9580F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C45BF"/>
    <w:multiLevelType w:val="hybridMultilevel"/>
    <w:tmpl w:val="F41A135A"/>
    <w:lvl w:ilvl="0" w:tplc="EF042D7E">
      <w:start w:val="4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1082B"/>
    <w:multiLevelType w:val="hybridMultilevel"/>
    <w:tmpl w:val="209A02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A2A65"/>
    <w:multiLevelType w:val="hybridMultilevel"/>
    <w:tmpl w:val="1D50D4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633E65"/>
    <w:multiLevelType w:val="hybridMultilevel"/>
    <w:tmpl w:val="3B3AA63C"/>
    <w:lvl w:ilvl="0" w:tplc="04070017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C674D4"/>
    <w:multiLevelType w:val="hybridMultilevel"/>
    <w:tmpl w:val="7DDA938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B748DD"/>
    <w:multiLevelType w:val="hybridMultilevel"/>
    <w:tmpl w:val="6172B7D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A947FC"/>
    <w:multiLevelType w:val="hybridMultilevel"/>
    <w:tmpl w:val="A86A59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6C7689"/>
    <w:multiLevelType w:val="hybridMultilevel"/>
    <w:tmpl w:val="3B3AA63C"/>
    <w:lvl w:ilvl="0" w:tplc="FFFFFFFF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1F3209"/>
    <w:multiLevelType w:val="hybridMultilevel"/>
    <w:tmpl w:val="473E8E1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947F06"/>
    <w:multiLevelType w:val="hybridMultilevel"/>
    <w:tmpl w:val="C76039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E07046"/>
    <w:multiLevelType w:val="hybridMultilevel"/>
    <w:tmpl w:val="E67262F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664AD7"/>
    <w:multiLevelType w:val="hybridMultilevel"/>
    <w:tmpl w:val="9B18730E"/>
    <w:lvl w:ilvl="0" w:tplc="3654A45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B309A7"/>
    <w:multiLevelType w:val="hybridMultilevel"/>
    <w:tmpl w:val="DB1089C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5700D6"/>
    <w:multiLevelType w:val="hybridMultilevel"/>
    <w:tmpl w:val="87E24F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F413FE"/>
    <w:multiLevelType w:val="hybridMultilevel"/>
    <w:tmpl w:val="3CEC84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23161D"/>
    <w:multiLevelType w:val="hybridMultilevel"/>
    <w:tmpl w:val="1C0C7AE0"/>
    <w:lvl w:ilvl="0" w:tplc="67C0CF9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267381"/>
    <w:multiLevelType w:val="hybridMultilevel"/>
    <w:tmpl w:val="B53067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A41CA1"/>
    <w:multiLevelType w:val="hybridMultilevel"/>
    <w:tmpl w:val="1B68E9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C41D62"/>
    <w:multiLevelType w:val="hybridMultilevel"/>
    <w:tmpl w:val="F1FCDD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1F2B52"/>
    <w:multiLevelType w:val="hybridMultilevel"/>
    <w:tmpl w:val="343EA894"/>
    <w:lvl w:ilvl="0" w:tplc="FFFFFFFF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526960"/>
    <w:multiLevelType w:val="hybridMultilevel"/>
    <w:tmpl w:val="8A16DD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D01D06"/>
    <w:multiLevelType w:val="hybridMultilevel"/>
    <w:tmpl w:val="56B614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4"/>
  </w:num>
  <w:num w:numId="3">
    <w:abstractNumId w:val="11"/>
  </w:num>
  <w:num w:numId="4">
    <w:abstractNumId w:val="6"/>
  </w:num>
  <w:num w:numId="5">
    <w:abstractNumId w:val="1"/>
  </w:num>
  <w:num w:numId="6">
    <w:abstractNumId w:val="10"/>
  </w:num>
  <w:num w:numId="7">
    <w:abstractNumId w:val="13"/>
  </w:num>
  <w:num w:numId="8">
    <w:abstractNumId w:val="2"/>
  </w:num>
  <w:num w:numId="9">
    <w:abstractNumId w:val="8"/>
  </w:num>
  <w:num w:numId="10">
    <w:abstractNumId w:val="3"/>
  </w:num>
  <w:num w:numId="11">
    <w:abstractNumId w:val="12"/>
  </w:num>
  <w:num w:numId="12">
    <w:abstractNumId w:val="24"/>
  </w:num>
  <w:num w:numId="13">
    <w:abstractNumId w:val="4"/>
  </w:num>
  <w:num w:numId="14">
    <w:abstractNumId w:val="20"/>
  </w:num>
  <w:num w:numId="15">
    <w:abstractNumId w:val="19"/>
  </w:num>
  <w:num w:numId="16">
    <w:abstractNumId w:val="26"/>
  </w:num>
  <w:num w:numId="17">
    <w:abstractNumId w:val="18"/>
  </w:num>
  <w:num w:numId="18">
    <w:abstractNumId w:val="5"/>
  </w:num>
  <w:num w:numId="19">
    <w:abstractNumId w:val="25"/>
  </w:num>
  <w:num w:numId="20">
    <w:abstractNumId w:val="21"/>
  </w:num>
  <w:num w:numId="21">
    <w:abstractNumId w:val="22"/>
  </w:num>
  <w:num w:numId="22">
    <w:abstractNumId w:val="0"/>
  </w:num>
  <w:num w:numId="23">
    <w:abstractNumId w:val="23"/>
  </w:num>
  <w:num w:numId="24">
    <w:abstractNumId w:val="17"/>
  </w:num>
  <w:num w:numId="25">
    <w:abstractNumId w:val="9"/>
  </w:num>
  <w:num w:numId="26">
    <w:abstractNumId w:val="15"/>
  </w:num>
  <w:num w:numId="27">
    <w:abstractNumId w:val="16"/>
  </w:num>
  <w:numIdMacAtCleanup w:val="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Kagelmacher, Susan (Staatskanzlei)">
    <w15:presenceInfo w15:providerId="AD" w15:userId="S-1-5-21-1715567821-1935655697-1801674531-15184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-Porto::GUID" w:val="{68ea76c9-fb7a-4779-8cab-481537e63bf5}"/>
  </w:docVars>
  <w:rsids>
    <w:rsidRoot w:val="00FA783D"/>
    <w:rsid w:val="00000D67"/>
    <w:rsid w:val="00000EE6"/>
    <w:rsid w:val="000069BA"/>
    <w:rsid w:val="00006F9D"/>
    <w:rsid w:val="0000799D"/>
    <w:rsid w:val="00011C83"/>
    <w:rsid w:val="00014CEB"/>
    <w:rsid w:val="00020DEF"/>
    <w:rsid w:val="00023812"/>
    <w:rsid w:val="00023D13"/>
    <w:rsid w:val="000256C6"/>
    <w:rsid w:val="0003238E"/>
    <w:rsid w:val="00032EBB"/>
    <w:rsid w:val="0003331B"/>
    <w:rsid w:val="0003528C"/>
    <w:rsid w:val="000451EA"/>
    <w:rsid w:val="000509C2"/>
    <w:rsid w:val="0005167F"/>
    <w:rsid w:val="000567D9"/>
    <w:rsid w:val="00056B88"/>
    <w:rsid w:val="000611A3"/>
    <w:rsid w:val="00063BD7"/>
    <w:rsid w:val="0006609B"/>
    <w:rsid w:val="00066AF3"/>
    <w:rsid w:val="00072CB6"/>
    <w:rsid w:val="000834C4"/>
    <w:rsid w:val="00086A7B"/>
    <w:rsid w:val="0008736F"/>
    <w:rsid w:val="00092871"/>
    <w:rsid w:val="000A292F"/>
    <w:rsid w:val="000A49D2"/>
    <w:rsid w:val="000A4C29"/>
    <w:rsid w:val="000A756F"/>
    <w:rsid w:val="000B46C9"/>
    <w:rsid w:val="000C2059"/>
    <w:rsid w:val="000C2500"/>
    <w:rsid w:val="000C4609"/>
    <w:rsid w:val="000C4EB3"/>
    <w:rsid w:val="000C74C1"/>
    <w:rsid w:val="000D1C93"/>
    <w:rsid w:val="000D31E8"/>
    <w:rsid w:val="000D3B7D"/>
    <w:rsid w:val="000D3F71"/>
    <w:rsid w:val="000D47D7"/>
    <w:rsid w:val="000D68ED"/>
    <w:rsid w:val="000D6A30"/>
    <w:rsid w:val="00103349"/>
    <w:rsid w:val="00104D14"/>
    <w:rsid w:val="001069A0"/>
    <w:rsid w:val="001102A9"/>
    <w:rsid w:val="0011268C"/>
    <w:rsid w:val="00112853"/>
    <w:rsid w:val="001152A1"/>
    <w:rsid w:val="00121FC3"/>
    <w:rsid w:val="00122F68"/>
    <w:rsid w:val="0012345D"/>
    <w:rsid w:val="00125E8F"/>
    <w:rsid w:val="00133293"/>
    <w:rsid w:val="00133E95"/>
    <w:rsid w:val="00133ED6"/>
    <w:rsid w:val="001344BD"/>
    <w:rsid w:val="00135328"/>
    <w:rsid w:val="00137692"/>
    <w:rsid w:val="00137B9A"/>
    <w:rsid w:val="00140763"/>
    <w:rsid w:val="00142DF3"/>
    <w:rsid w:val="00146622"/>
    <w:rsid w:val="001557D8"/>
    <w:rsid w:val="00155E3C"/>
    <w:rsid w:val="0015768C"/>
    <w:rsid w:val="00161317"/>
    <w:rsid w:val="0016298D"/>
    <w:rsid w:val="0017090A"/>
    <w:rsid w:val="00173695"/>
    <w:rsid w:val="001737AB"/>
    <w:rsid w:val="00174BAE"/>
    <w:rsid w:val="0018360E"/>
    <w:rsid w:val="00190893"/>
    <w:rsid w:val="001913B1"/>
    <w:rsid w:val="001923CE"/>
    <w:rsid w:val="00192474"/>
    <w:rsid w:val="001948A4"/>
    <w:rsid w:val="00194DDE"/>
    <w:rsid w:val="0019515F"/>
    <w:rsid w:val="001A15AF"/>
    <w:rsid w:val="001A2555"/>
    <w:rsid w:val="001A2E9A"/>
    <w:rsid w:val="001A6AFE"/>
    <w:rsid w:val="001A6C05"/>
    <w:rsid w:val="001C1F35"/>
    <w:rsid w:val="001C64DA"/>
    <w:rsid w:val="001C77DB"/>
    <w:rsid w:val="001D0CCD"/>
    <w:rsid w:val="001D162E"/>
    <w:rsid w:val="001D6230"/>
    <w:rsid w:val="001D7D71"/>
    <w:rsid w:val="001E0090"/>
    <w:rsid w:val="001E0D44"/>
    <w:rsid w:val="001E14DE"/>
    <w:rsid w:val="001E1519"/>
    <w:rsid w:val="001E5692"/>
    <w:rsid w:val="001E65BA"/>
    <w:rsid w:val="001E692C"/>
    <w:rsid w:val="001E6A0A"/>
    <w:rsid w:val="001E7379"/>
    <w:rsid w:val="001F7D4B"/>
    <w:rsid w:val="001F7F0F"/>
    <w:rsid w:val="00205020"/>
    <w:rsid w:val="00205C07"/>
    <w:rsid w:val="002069C0"/>
    <w:rsid w:val="002070B9"/>
    <w:rsid w:val="0021095D"/>
    <w:rsid w:val="00210E8D"/>
    <w:rsid w:val="00213171"/>
    <w:rsid w:val="00221383"/>
    <w:rsid w:val="00223CD8"/>
    <w:rsid w:val="00226CCB"/>
    <w:rsid w:val="0022778C"/>
    <w:rsid w:val="00227EA4"/>
    <w:rsid w:val="0023552E"/>
    <w:rsid w:val="0023596F"/>
    <w:rsid w:val="0023721C"/>
    <w:rsid w:val="002403DE"/>
    <w:rsid w:val="00240A84"/>
    <w:rsid w:val="00242453"/>
    <w:rsid w:val="00244A50"/>
    <w:rsid w:val="00247B0B"/>
    <w:rsid w:val="002638C0"/>
    <w:rsid w:val="0027038E"/>
    <w:rsid w:val="00274AEA"/>
    <w:rsid w:val="00277918"/>
    <w:rsid w:val="00280649"/>
    <w:rsid w:val="00282A2D"/>
    <w:rsid w:val="00283321"/>
    <w:rsid w:val="00284A23"/>
    <w:rsid w:val="00285B52"/>
    <w:rsid w:val="0028674F"/>
    <w:rsid w:val="00292E61"/>
    <w:rsid w:val="002A5423"/>
    <w:rsid w:val="002A55E9"/>
    <w:rsid w:val="002B5A01"/>
    <w:rsid w:val="002C0E72"/>
    <w:rsid w:val="002C128A"/>
    <w:rsid w:val="002C61DF"/>
    <w:rsid w:val="002C77EE"/>
    <w:rsid w:val="002D0DEC"/>
    <w:rsid w:val="002D2484"/>
    <w:rsid w:val="002D4C47"/>
    <w:rsid w:val="002D4FA0"/>
    <w:rsid w:val="002E064B"/>
    <w:rsid w:val="002E2651"/>
    <w:rsid w:val="002E34D9"/>
    <w:rsid w:val="002E5025"/>
    <w:rsid w:val="002E5820"/>
    <w:rsid w:val="002F1F10"/>
    <w:rsid w:val="002F22A7"/>
    <w:rsid w:val="002F2678"/>
    <w:rsid w:val="002F2D80"/>
    <w:rsid w:val="00301BBE"/>
    <w:rsid w:val="00302657"/>
    <w:rsid w:val="00303667"/>
    <w:rsid w:val="00314585"/>
    <w:rsid w:val="00316BC1"/>
    <w:rsid w:val="00316D9A"/>
    <w:rsid w:val="00317804"/>
    <w:rsid w:val="0032368E"/>
    <w:rsid w:val="0033131D"/>
    <w:rsid w:val="00331D5B"/>
    <w:rsid w:val="003350FF"/>
    <w:rsid w:val="00337D1D"/>
    <w:rsid w:val="00337E4C"/>
    <w:rsid w:val="003438A3"/>
    <w:rsid w:val="0034739D"/>
    <w:rsid w:val="00350E0F"/>
    <w:rsid w:val="003529A5"/>
    <w:rsid w:val="0035385F"/>
    <w:rsid w:val="00364718"/>
    <w:rsid w:val="003674C6"/>
    <w:rsid w:val="003678F9"/>
    <w:rsid w:val="0037170B"/>
    <w:rsid w:val="00375946"/>
    <w:rsid w:val="00381389"/>
    <w:rsid w:val="003823DE"/>
    <w:rsid w:val="003853C9"/>
    <w:rsid w:val="00391B67"/>
    <w:rsid w:val="003936A4"/>
    <w:rsid w:val="00394C13"/>
    <w:rsid w:val="00396161"/>
    <w:rsid w:val="003A209C"/>
    <w:rsid w:val="003A778B"/>
    <w:rsid w:val="003B135A"/>
    <w:rsid w:val="003B34A6"/>
    <w:rsid w:val="003B5BCD"/>
    <w:rsid w:val="003B62D1"/>
    <w:rsid w:val="003B63E4"/>
    <w:rsid w:val="003C0167"/>
    <w:rsid w:val="003C35FB"/>
    <w:rsid w:val="003C7668"/>
    <w:rsid w:val="003D45F1"/>
    <w:rsid w:val="003E34D2"/>
    <w:rsid w:val="003E5FE8"/>
    <w:rsid w:val="003F0394"/>
    <w:rsid w:val="003F3D4E"/>
    <w:rsid w:val="003F76D7"/>
    <w:rsid w:val="0040118A"/>
    <w:rsid w:val="00403D63"/>
    <w:rsid w:val="004043A9"/>
    <w:rsid w:val="00406481"/>
    <w:rsid w:val="00411FB4"/>
    <w:rsid w:val="00416354"/>
    <w:rsid w:val="00421798"/>
    <w:rsid w:val="004218A1"/>
    <w:rsid w:val="00422911"/>
    <w:rsid w:val="00426E48"/>
    <w:rsid w:val="0043011A"/>
    <w:rsid w:val="00431C36"/>
    <w:rsid w:val="00433239"/>
    <w:rsid w:val="0043532C"/>
    <w:rsid w:val="0043776C"/>
    <w:rsid w:val="00440681"/>
    <w:rsid w:val="0044416D"/>
    <w:rsid w:val="00462D29"/>
    <w:rsid w:val="00466A3F"/>
    <w:rsid w:val="00470A75"/>
    <w:rsid w:val="00474EFA"/>
    <w:rsid w:val="0047627B"/>
    <w:rsid w:val="004809AD"/>
    <w:rsid w:val="0048186F"/>
    <w:rsid w:val="00484ACE"/>
    <w:rsid w:val="0048559F"/>
    <w:rsid w:val="00486048"/>
    <w:rsid w:val="00486734"/>
    <w:rsid w:val="00490F0F"/>
    <w:rsid w:val="00491D45"/>
    <w:rsid w:val="00492EB3"/>
    <w:rsid w:val="004950FF"/>
    <w:rsid w:val="004957EF"/>
    <w:rsid w:val="00497C4C"/>
    <w:rsid w:val="004A0434"/>
    <w:rsid w:val="004A4069"/>
    <w:rsid w:val="004A4B99"/>
    <w:rsid w:val="004B239F"/>
    <w:rsid w:val="004B3A8A"/>
    <w:rsid w:val="004B5D70"/>
    <w:rsid w:val="004B7DBA"/>
    <w:rsid w:val="004C22B8"/>
    <w:rsid w:val="004C2646"/>
    <w:rsid w:val="004C41AB"/>
    <w:rsid w:val="004C7E4B"/>
    <w:rsid w:val="004D2BE3"/>
    <w:rsid w:val="004E11A5"/>
    <w:rsid w:val="004E1220"/>
    <w:rsid w:val="004E20BD"/>
    <w:rsid w:val="004F4AA6"/>
    <w:rsid w:val="004F5AB3"/>
    <w:rsid w:val="005022C0"/>
    <w:rsid w:val="00506060"/>
    <w:rsid w:val="00517867"/>
    <w:rsid w:val="0052016A"/>
    <w:rsid w:val="0052092B"/>
    <w:rsid w:val="00534967"/>
    <w:rsid w:val="00534C52"/>
    <w:rsid w:val="0053774D"/>
    <w:rsid w:val="00537E55"/>
    <w:rsid w:val="00540E0E"/>
    <w:rsid w:val="00540EC2"/>
    <w:rsid w:val="00550219"/>
    <w:rsid w:val="005507A6"/>
    <w:rsid w:val="005524D0"/>
    <w:rsid w:val="00553B2E"/>
    <w:rsid w:val="00560C52"/>
    <w:rsid w:val="00564B49"/>
    <w:rsid w:val="00565543"/>
    <w:rsid w:val="0057301E"/>
    <w:rsid w:val="00573128"/>
    <w:rsid w:val="00582C70"/>
    <w:rsid w:val="00583B3D"/>
    <w:rsid w:val="0058435A"/>
    <w:rsid w:val="0059317F"/>
    <w:rsid w:val="0059343F"/>
    <w:rsid w:val="00593BBF"/>
    <w:rsid w:val="005961E7"/>
    <w:rsid w:val="005A1A34"/>
    <w:rsid w:val="005B079E"/>
    <w:rsid w:val="005B5DFD"/>
    <w:rsid w:val="005B7763"/>
    <w:rsid w:val="005B7E21"/>
    <w:rsid w:val="005C058E"/>
    <w:rsid w:val="005C0C89"/>
    <w:rsid w:val="005C14C6"/>
    <w:rsid w:val="005C1E59"/>
    <w:rsid w:val="005C37DD"/>
    <w:rsid w:val="005C6955"/>
    <w:rsid w:val="005C74A8"/>
    <w:rsid w:val="005D4116"/>
    <w:rsid w:val="005D6304"/>
    <w:rsid w:val="005D66A7"/>
    <w:rsid w:val="005D6B5E"/>
    <w:rsid w:val="005E0401"/>
    <w:rsid w:val="005E2C32"/>
    <w:rsid w:val="005E5134"/>
    <w:rsid w:val="005F0D46"/>
    <w:rsid w:val="005F64AF"/>
    <w:rsid w:val="005F6EC8"/>
    <w:rsid w:val="00606047"/>
    <w:rsid w:val="006076AD"/>
    <w:rsid w:val="00607894"/>
    <w:rsid w:val="00616F3E"/>
    <w:rsid w:val="00620676"/>
    <w:rsid w:val="00620EC4"/>
    <w:rsid w:val="00627269"/>
    <w:rsid w:val="0063560E"/>
    <w:rsid w:val="00651716"/>
    <w:rsid w:val="0065305D"/>
    <w:rsid w:val="00653CFD"/>
    <w:rsid w:val="00654795"/>
    <w:rsid w:val="006618D7"/>
    <w:rsid w:val="00661FF1"/>
    <w:rsid w:val="00665EE7"/>
    <w:rsid w:val="00666C6D"/>
    <w:rsid w:val="00670AD0"/>
    <w:rsid w:val="00676121"/>
    <w:rsid w:val="00677D88"/>
    <w:rsid w:val="00691C30"/>
    <w:rsid w:val="0069298F"/>
    <w:rsid w:val="00694F6C"/>
    <w:rsid w:val="00696E95"/>
    <w:rsid w:val="006A026D"/>
    <w:rsid w:val="006A0B21"/>
    <w:rsid w:val="006A3EDF"/>
    <w:rsid w:val="006A6EC5"/>
    <w:rsid w:val="006B1F38"/>
    <w:rsid w:val="006B1FCF"/>
    <w:rsid w:val="006B2F8C"/>
    <w:rsid w:val="006B440E"/>
    <w:rsid w:val="006C04AA"/>
    <w:rsid w:val="006C4BC7"/>
    <w:rsid w:val="006C5BAE"/>
    <w:rsid w:val="006C7EE6"/>
    <w:rsid w:val="006D0007"/>
    <w:rsid w:val="006D3329"/>
    <w:rsid w:val="006D38A8"/>
    <w:rsid w:val="006D4FA4"/>
    <w:rsid w:val="006E2569"/>
    <w:rsid w:val="006E272F"/>
    <w:rsid w:val="006E3E89"/>
    <w:rsid w:val="006E76F5"/>
    <w:rsid w:val="006F2966"/>
    <w:rsid w:val="006F7C87"/>
    <w:rsid w:val="00704A4F"/>
    <w:rsid w:val="007054AC"/>
    <w:rsid w:val="00707F60"/>
    <w:rsid w:val="0071073D"/>
    <w:rsid w:val="0071091D"/>
    <w:rsid w:val="00711000"/>
    <w:rsid w:val="00711B64"/>
    <w:rsid w:val="00712122"/>
    <w:rsid w:val="0072403F"/>
    <w:rsid w:val="007247F3"/>
    <w:rsid w:val="00727DB6"/>
    <w:rsid w:val="007300D8"/>
    <w:rsid w:val="007365DB"/>
    <w:rsid w:val="007372FF"/>
    <w:rsid w:val="00737370"/>
    <w:rsid w:val="00737BA2"/>
    <w:rsid w:val="00740A54"/>
    <w:rsid w:val="00741D6A"/>
    <w:rsid w:val="00742D0B"/>
    <w:rsid w:val="00745019"/>
    <w:rsid w:val="00746E09"/>
    <w:rsid w:val="00750963"/>
    <w:rsid w:val="00761617"/>
    <w:rsid w:val="00762D1A"/>
    <w:rsid w:val="00763EF1"/>
    <w:rsid w:val="0076545B"/>
    <w:rsid w:val="00766EEC"/>
    <w:rsid w:val="00766FA4"/>
    <w:rsid w:val="00771446"/>
    <w:rsid w:val="00773023"/>
    <w:rsid w:val="0077491D"/>
    <w:rsid w:val="00781CD3"/>
    <w:rsid w:val="0078286C"/>
    <w:rsid w:val="00786AE0"/>
    <w:rsid w:val="00787728"/>
    <w:rsid w:val="007906CF"/>
    <w:rsid w:val="00790F14"/>
    <w:rsid w:val="00796357"/>
    <w:rsid w:val="00796611"/>
    <w:rsid w:val="007A19CD"/>
    <w:rsid w:val="007A2223"/>
    <w:rsid w:val="007A574E"/>
    <w:rsid w:val="007A7C28"/>
    <w:rsid w:val="007B0989"/>
    <w:rsid w:val="007B335B"/>
    <w:rsid w:val="007B5169"/>
    <w:rsid w:val="007B7DBF"/>
    <w:rsid w:val="007C113B"/>
    <w:rsid w:val="007C1D4A"/>
    <w:rsid w:val="007C2E0A"/>
    <w:rsid w:val="007C388F"/>
    <w:rsid w:val="007C3AFD"/>
    <w:rsid w:val="007C5F2B"/>
    <w:rsid w:val="007D184C"/>
    <w:rsid w:val="007D3531"/>
    <w:rsid w:val="007E15F7"/>
    <w:rsid w:val="007F1B2C"/>
    <w:rsid w:val="007F339A"/>
    <w:rsid w:val="007F3AE4"/>
    <w:rsid w:val="007F49EC"/>
    <w:rsid w:val="007F5927"/>
    <w:rsid w:val="008040E2"/>
    <w:rsid w:val="00806B65"/>
    <w:rsid w:val="008102BD"/>
    <w:rsid w:val="008147F0"/>
    <w:rsid w:val="00825B9C"/>
    <w:rsid w:val="00826948"/>
    <w:rsid w:val="0083208C"/>
    <w:rsid w:val="00832AA5"/>
    <w:rsid w:val="00833947"/>
    <w:rsid w:val="00837027"/>
    <w:rsid w:val="0084202A"/>
    <w:rsid w:val="008446DE"/>
    <w:rsid w:val="00844821"/>
    <w:rsid w:val="00847390"/>
    <w:rsid w:val="00854F99"/>
    <w:rsid w:val="00856315"/>
    <w:rsid w:val="00856D67"/>
    <w:rsid w:val="008613AD"/>
    <w:rsid w:val="00861A73"/>
    <w:rsid w:val="00870CC2"/>
    <w:rsid w:val="00872C00"/>
    <w:rsid w:val="008738CF"/>
    <w:rsid w:val="008778B6"/>
    <w:rsid w:val="008800CB"/>
    <w:rsid w:val="00880BD6"/>
    <w:rsid w:val="008838D0"/>
    <w:rsid w:val="008900C6"/>
    <w:rsid w:val="0089651B"/>
    <w:rsid w:val="008A0896"/>
    <w:rsid w:val="008A29B8"/>
    <w:rsid w:val="008A7789"/>
    <w:rsid w:val="008B0CEE"/>
    <w:rsid w:val="008B7091"/>
    <w:rsid w:val="008B70D9"/>
    <w:rsid w:val="008B712C"/>
    <w:rsid w:val="008C0AD9"/>
    <w:rsid w:val="008C232B"/>
    <w:rsid w:val="008C5ECD"/>
    <w:rsid w:val="008C666A"/>
    <w:rsid w:val="008C6B95"/>
    <w:rsid w:val="008C7AD2"/>
    <w:rsid w:val="008C7F6E"/>
    <w:rsid w:val="008D214D"/>
    <w:rsid w:val="008D3146"/>
    <w:rsid w:val="008E36A2"/>
    <w:rsid w:val="008E4D11"/>
    <w:rsid w:val="008E79D7"/>
    <w:rsid w:val="008E7D07"/>
    <w:rsid w:val="008F19BB"/>
    <w:rsid w:val="008F613F"/>
    <w:rsid w:val="008F68B1"/>
    <w:rsid w:val="008F6BC0"/>
    <w:rsid w:val="009017E5"/>
    <w:rsid w:val="00901C59"/>
    <w:rsid w:val="00907EE2"/>
    <w:rsid w:val="0091645A"/>
    <w:rsid w:val="0091788F"/>
    <w:rsid w:val="00922533"/>
    <w:rsid w:val="00926843"/>
    <w:rsid w:val="009317DD"/>
    <w:rsid w:val="009331A2"/>
    <w:rsid w:val="0093631F"/>
    <w:rsid w:val="00940A1F"/>
    <w:rsid w:val="00940E34"/>
    <w:rsid w:val="00950465"/>
    <w:rsid w:val="00951C6E"/>
    <w:rsid w:val="00952FA9"/>
    <w:rsid w:val="009548A0"/>
    <w:rsid w:val="00954D0C"/>
    <w:rsid w:val="00963307"/>
    <w:rsid w:val="00965045"/>
    <w:rsid w:val="0096624C"/>
    <w:rsid w:val="009663B0"/>
    <w:rsid w:val="009676D4"/>
    <w:rsid w:val="0097046D"/>
    <w:rsid w:val="00970620"/>
    <w:rsid w:val="00980161"/>
    <w:rsid w:val="00980282"/>
    <w:rsid w:val="009823E8"/>
    <w:rsid w:val="00983B07"/>
    <w:rsid w:val="00984144"/>
    <w:rsid w:val="00996971"/>
    <w:rsid w:val="009A00B3"/>
    <w:rsid w:val="009A53BE"/>
    <w:rsid w:val="009A717E"/>
    <w:rsid w:val="009C2336"/>
    <w:rsid w:val="009C527C"/>
    <w:rsid w:val="009C6327"/>
    <w:rsid w:val="009C6C65"/>
    <w:rsid w:val="009C7554"/>
    <w:rsid w:val="009C7CDF"/>
    <w:rsid w:val="009D0334"/>
    <w:rsid w:val="009D2300"/>
    <w:rsid w:val="009D2404"/>
    <w:rsid w:val="009E0EA9"/>
    <w:rsid w:val="009E4A7F"/>
    <w:rsid w:val="00A0162C"/>
    <w:rsid w:val="00A019D9"/>
    <w:rsid w:val="00A02C1A"/>
    <w:rsid w:val="00A06C81"/>
    <w:rsid w:val="00A071AD"/>
    <w:rsid w:val="00A1466C"/>
    <w:rsid w:val="00A150EE"/>
    <w:rsid w:val="00A15651"/>
    <w:rsid w:val="00A239EF"/>
    <w:rsid w:val="00A24542"/>
    <w:rsid w:val="00A25C75"/>
    <w:rsid w:val="00A3044E"/>
    <w:rsid w:val="00A312E4"/>
    <w:rsid w:val="00A327C4"/>
    <w:rsid w:val="00A333E0"/>
    <w:rsid w:val="00A353E0"/>
    <w:rsid w:val="00A36A0E"/>
    <w:rsid w:val="00A3703A"/>
    <w:rsid w:val="00A42907"/>
    <w:rsid w:val="00A45706"/>
    <w:rsid w:val="00A517FC"/>
    <w:rsid w:val="00A564D0"/>
    <w:rsid w:val="00A568A8"/>
    <w:rsid w:val="00A56DFE"/>
    <w:rsid w:val="00A6132E"/>
    <w:rsid w:val="00A67BCB"/>
    <w:rsid w:val="00A7131E"/>
    <w:rsid w:val="00A72F70"/>
    <w:rsid w:val="00A747E3"/>
    <w:rsid w:val="00A846F9"/>
    <w:rsid w:val="00A9478D"/>
    <w:rsid w:val="00A95159"/>
    <w:rsid w:val="00A966FE"/>
    <w:rsid w:val="00A974A6"/>
    <w:rsid w:val="00AA195D"/>
    <w:rsid w:val="00AA2868"/>
    <w:rsid w:val="00AA300B"/>
    <w:rsid w:val="00AB1B9D"/>
    <w:rsid w:val="00AB580A"/>
    <w:rsid w:val="00AB6141"/>
    <w:rsid w:val="00AB6AB3"/>
    <w:rsid w:val="00AC0656"/>
    <w:rsid w:val="00AC6468"/>
    <w:rsid w:val="00AC64C3"/>
    <w:rsid w:val="00AD1E53"/>
    <w:rsid w:val="00AE24D5"/>
    <w:rsid w:val="00AE321C"/>
    <w:rsid w:val="00AE4A70"/>
    <w:rsid w:val="00AE4BEB"/>
    <w:rsid w:val="00AF1530"/>
    <w:rsid w:val="00AF5188"/>
    <w:rsid w:val="00B04FDB"/>
    <w:rsid w:val="00B102C2"/>
    <w:rsid w:val="00B16A5B"/>
    <w:rsid w:val="00B17AB8"/>
    <w:rsid w:val="00B20B61"/>
    <w:rsid w:val="00B21AF1"/>
    <w:rsid w:val="00B25C1E"/>
    <w:rsid w:val="00B30073"/>
    <w:rsid w:val="00B325A6"/>
    <w:rsid w:val="00B32A03"/>
    <w:rsid w:val="00B37425"/>
    <w:rsid w:val="00B3767A"/>
    <w:rsid w:val="00B3778C"/>
    <w:rsid w:val="00B4082C"/>
    <w:rsid w:val="00B472E1"/>
    <w:rsid w:val="00B4737B"/>
    <w:rsid w:val="00B478BB"/>
    <w:rsid w:val="00B5376B"/>
    <w:rsid w:val="00B54DDF"/>
    <w:rsid w:val="00B557DF"/>
    <w:rsid w:val="00B560B0"/>
    <w:rsid w:val="00B60948"/>
    <w:rsid w:val="00B63855"/>
    <w:rsid w:val="00B64BDD"/>
    <w:rsid w:val="00B71013"/>
    <w:rsid w:val="00B776C6"/>
    <w:rsid w:val="00B83EC6"/>
    <w:rsid w:val="00B843BA"/>
    <w:rsid w:val="00B87FFD"/>
    <w:rsid w:val="00B90576"/>
    <w:rsid w:val="00B926D3"/>
    <w:rsid w:val="00B934B6"/>
    <w:rsid w:val="00B936BE"/>
    <w:rsid w:val="00B93DC7"/>
    <w:rsid w:val="00B963BB"/>
    <w:rsid w:val="00BA18ED"/>
    <w:rsid w:val="00BA1C66"/>
    <w:rsid w:val="00BB003E"/>
    <w:rsid w:val="00BB17B4"/>
    <w:rsid w:val="00BB1B12"/>
    <w:rsid w:val="00BB69BE"/>
    <w:rsid w:val="00BB6FB5"/>
    <w:rsid w:val="00BD1FF2"/>
    <w:rsid w:val="00BD2C7D"/>
    <w:rsid w:val="00BD4E24"/>
    <w:rsid w:val="00BD555B"/>
    <w:rsid w:val="00BD734A"/>
    <w:rsid w:val="00BE219F"/>
    <w:rsid w:val="00BE4392"/>
    <w:rsid w:val="00BE7C43"/>
    <w:rsid w:val="00BF00C6"/>
    <w:rsid w:val="00BF22DC"/>
    <w:rsid w:val="00BF2362"/>
    <w:rsid w:val="00C0021A"/>
    <w:rsid w:val="00C01CA1"/>
    <w:rsid w:val="00C02281"/>
    <w:rsid w:val="00C03942"/>
    <w:rsid w:val="00C03D1F"/>
    <w:rsid w:val="00C04F1C"/>
    <w:rsid w:val="00C06AE7"/>
    <w:rsid w:val="00C06F6D"/>
    <w:rsid w:val="00C14082"/>
    <w:rsid w:val="00C142F3"/>
    <w:rsid w:val="00C14D84"/>
    <w:rsid w:val="00C162AD"/>
    <w:rsid w:val="00C17BBE"/>
    <w:rsid w:val="00C204C8"/>
    <w:rsid w:val="00C2097D"/>
    <w:rsid w:val="00C27D33"/>
    <w:rsid w:val="00C32061"/>
    <w:rsid w:val="00C32714"/>
    <w:rsid w:val="00C33A3D"/>
    <w:rsid w:val="00C34440"/>
    <w:rsid w:val="00C446CE"/>
    <w:rsid w:val="00C461AE"/>
    <w:rsid w:val="00C463D5"/>
    <w:rsid w:val="00C5014E"/>
    <w:rsid w:val="00C53093"/>
    <w:rsid w:val="00C546A7"/>
    <w:rsid w:val="00C558BF"/>
    <w:rsid w:val="00C56E2F"/>
    <w:rsid w:val="00C60B49"/>
    <w:rsid w:val="00C6315D"/>
    <w:rsid w:val="00C70079"/>
    <w:rsid w:val="00C72DBA"/>
    <w:rsid w:val="00C7439B"/>
    <w:rsid w:val="00C747E2"/>
    <w:rsid w:val="00C7638A"/>
    <w:rsid w:val="00C80006"/>
    <w:rsid w:val="00C849B4"/>
    <w:rsid w:val="00C86F57"/>
    <w:rsid w:val="00C928FC"/>
    <w:rsid w:val="00C954BB"/>
    <w:rsid w:val="00C96B7A"/>
    <w:rsid w:val="00C97E50"/>
    <w:rsid w:val="00CA068B"/>
    <w:rsid w:val="00CA0742"/>
    <w:rsid w:val="00CB2ECA"/>
    <w:rsid w:val="00CB6731"/>
    <w:rsid w:val="00CC1D5A"/>
    <w:rsid w:val="00CD34BD"/>
    <w:rsid w:val="00CE1639"/>
    <w:rsid w:val="00CE6B5C"/>
    <w:rsid w:val="00CF661D"/>
    <w:rsid w:val="00D00E34"/>
    <w:rsid w:val="00D013D2"/>
    <w:rsid w:val="00D02242"/>
    <w:rsid w:val="00D04AB5"/>
    <w:rsid w:val="00D07CCE"/>
    <w:rsid w:val="00D11D89"/>
    <w:rsid w:val="00D134CC"/>
    <w:rsid w:val="00D14F3B"/>
    <w:rsid w:val="00D2530F"/>
    <w:rsid w:val="00D25723"/>
    <w:rsid w:val="00D262D1"/>
    <w:rsid w:val="00D27067"/>
    <w:rsid w:val="00D30EE6"/>
    <w:rsid w:val="00D31E3C"/>
    <w:rsid w:val="00D3426E"/>
    <w:rsid w:val="00D344B7"/>
    <w:rsid w:val="00D34D74"/>
    <w:rsid w:val="00D36921"/>
    <w:rsid w:val="00D403A2"/>
    <w:rsid w:val="00D417A1"/>
    <w:rsid w:val="00D42E77"/>
    <w:rsid w:val="00D468D9"/>
    <w:rsid w:val="00D46BDF"/>
    <w:rsid w:val="00D53A43"/>
    <w:rsid w:val="00D54955"/>
    <w:rsid w:val="00D60CFF"/>
    <w:rsid w:val="00D615C1"/>
    <w:rsid w:val="00D6348D"/>
    <w:rsid w:val="00D63B3B"/>
    <w:rsid w:val="00D65EE5"/>
    <w:rsid w:val="00D7345F"/>
    <w:rsid w:val="00D73BEB"/>
    <w:rsid w:val="00D7688F"/>
    <w:rsid w:val="00D8018B"/>
    <w:rsid w:val="00D83E6B"/>
    <w:rsid w:val="00D87306"/>
    <w:rsid w:val="00D90100"/>
    <w:rsid w:val="00D907DD"/>
    <w:rsid w:val="00D921FD"/>
    <w:rsid w:val="00D942D8"/>
    <w:rsid w:val="00D96E6D"/>
    <w:rsid w:val="00D9783B"/>
    <w:rsid w:val="00DA1B23"/>
    <w:rsid w:val="00DA5316"/>
    <w:rsid w:val="00DA7EB0"/>
    <w:rsid w:val="00DB160C"/>
    <w:rsid w:val="00DB6294"/>
    <w:rsid w:val="00DB767A"/>
    <w:rsid w:val="00DC093F"/>
    <w:rsid w:val="00DC1256"/>
    <w:rsid w:val="00DC3B2B"/>
    <w:rsid w:val="00DC5C90"/>
    <w:rsid w:val="00DD6EA3"/>
    <w:rsid w:val="00DE2C2D"/>
    <w:rsid w:val="00DE315E"/>
    <w:rsid w:val="00DE3977"/>
    <w:rsid w:val="00DE3EE7"/>
    <w:rsid w:val="00DE4488"/>
    <w:rsid w:val="00DF20EB"/>
    <w:rsid w:val="00DF7A64"/>
    <w:rsid w:val="00E03C42"/>
    <w:rsid w:val="00E048F4"/>
    <w:rsid w:val="00E0529F"/>
    <w:rsid w:val="00E0566C"/>
    <w:rsid w:val="00E14E44"/>
    <w:rsid w:val="00E160D5"/>
    <w:rsid w:val="00E170F4"/>
    <w:rsid w:val="00E17225"/>
    <w:rsid w:val="00E21763"/>
    <w:rsid w:val="00E23542"/>
    <w:rsid w:val="00E244D5"/>
    <w:rsid w:val="00E30C5F"/>
    <w:rsid w:val="00E3178D"/>
    <w:rsid w:val="00E3632A"/>
    <w:rsid w:val="00E375D0"/>
    <w:rsid w:val="00E40A09"/>
    <w:rsid w:val="00E41770"/>
    <w:rsid w:val="00E42EAA"/>
    <w:rsid w:val="00E44E0C"/>
    <w:rsid w:val="00E470ED"/>
    <w:rsid w:val="00E47D94"/>
    <w:rsid w:val="00E5403E"/>
    <w:rsid w:val="00E56579"/>
    <w:rsid w:val="00E61C82"/>
    <w:rsid w:val="00E62805"/>
    <w:rsid w:val="00E66EA5"/>
    <w:rsid w:val="00E670B9"/>
    <w:rsid w:val="00E674EC"/>
    <w:rsid w:val="00E70B66"/>
    <w:rsid w:val="00E71450"/>
    <w:rsid w:val="00E744CE"/>
    <w:rsid w:val="00E77136"/>
    <w:rsid w:val="00E771B2"/>
    <w:rsid w:val="00E776FB"/>
    <w:rsid w:val="00E80B46"/>
    <w:rsid w:val="00E8170A"/>
    <w:rsid w:val="00E84F3F"/>
    <w:rsid w:val="00E85CA4"/>
    <w:rsid w:val="00E86059"/>
    <w:rsid w:val="00E862D1"/>
    <w:rsid w:val="00E9445C"/>
    <w:rsid w:val="00EA0A34"/>
    <w:rsid w:val="00EA15F4"/>
    <w:rsid w:val="00EA20CE"/>
    <w:rsid w:val="00EA2849"/>
    <w:rsid w:val="00EA2DAD"/>
    <w:rsid w:val="00EA3812"/>
    <w:rsid w:val="00EB0100"/>
    <w:rsid w:val="00EB118E"/>
    <w:rsid w:val="00EB11B2"/>
    <w:rsid w:val="00EB2473"/>
    <w:rsid w:val="00EB269E"/>
    <w:rsid w:val="00EB32C8"/>
    <w:rsid w:val="00EB6F4B"/>
    <w:rsid w:val="00EC0353"/>
    <w:rsid w:val="00EC05B0"/>
    <w:rsid w:val="00EC2FCD"/>
    <w:rsid w:val="00EC4D6F"/>
    <w:rsid w:val="00EC501E"/>
    <w:rsid w:val="00EC7079"/>
    <w:rsid w:val="00ED5E88"/>
    <w:rsid w:val="00EE04D6"/>
    <w:rsid w:val="00EE08AB"/>
    <w:rsid w:val="00EE20F5"/>
    <w:rsid w:val="00EE4321"/>
    <w:rsid w:val="00EF0D5E"/>
    <w:rsid w:val="00EF13AD"/>
    <w:rsid w:val="00EF331E"/>
    <w:rsid w:val="00F005B5"/>
    <w:rsid w:val="00F0169B"/>
    <w:rsid w:val="00F03E84"/>
    <w:rsid w:val="00F058C5"/>
    <w:rsid w:val="00F06690"/>
    <w:rsid w:val="00F12F77"/>
    <w:rsid w:val="00F150BA"/>
    <w:rsid w:val="00F166A4"/>
    <w:rsid w:val="00F1790A"/>
    <w:rsid w:val="00F2125B"/>
    <w:rsid w:val="00F2614F"/>
    <w:rsid w:val="00F26988"/>
    <w:rsid w:val="00F273C2"/>
    <w:rsid w:val="00F31259"/>
    <w:rsid w:val="00F31732"/>
    <w:rsid w:val="00F321AE"/>
    <w:rsid w:val="00F37750"/>
    <w:rsid w:val="00F419A9"/>
    <w:rsid w:val="00F42AEA"/>
    <w:rsid w:val="00F46C50"/>
    <w:rsid w:val="00F471E3"/>
    <w:rsid w:val="00F47966"/>
    <w:rsid w:val="00F47A57"/>
    <w:rsid w:val="00F5350A"/>
    <w:rsid w:val="00F54A4B"/>
    <w:rsid w:val="00F56E94"/>
    <w:rsid w:val="00F57116"/>
    <w:rsid w:val="00F573C0"/>
    <w:rsid w:val="00F60661"/>
    <w:rsid w:val="00F62209"/>
    <w:rsid w:val="00F6225F"/>
    <w:rsid w:val="00F633F3"/>
    <w:rsid w:val="00F7233B"/>
    <w:rsid w:val="00F7576E"/>
    <w:rsid w:val="00F8018B"/>
    <w:rsid w:val="00F83675"/>
    <w:rsid w:val="00F840E6"/>
    <w:rsid w:val="00F84245"/>
    <w:rsid w:val="00F86B22"/>
    <w:rsid w:val="00F94518"/>
    <w:rsid w:val="00F94E8D"/>
    <w:rsid w:val="00F96F36"/>
    <w:rsid w:val="00F9784F"/>
    <w:rsid w:val="00F978A6"/>
    <w:rsid w:val="00F97CA4"/>
    <w:rsid w:val="00FA1F61"/>
    <w:rsid w:val="00FA783D"/>
    <w:rsid w:val="00FB0F98"/>
    <w:rsid w:val="00FB1CE7"/>
    <w:rsid w:val="00FB2286"/>
    <w:rsid w:val="00FB3EE4"/>
    <w:rsid w:val="00FB5DAC"/>
    <w:rsid w:val="00FC1FE7"/>
    <w:rsid w:val="00FC3172"/>
    <w:rsid w:val="00FC3BFC"/>
    <w:rsid w:val="00FC5098"/>
    <w:rsid w:val="00FC72C0"/>
    <w:rsid w:val="00FD02E8"/>
    <w:rsid w:val="00FD12E6"/>
    <w:rsid w:val="00FD1674"/>
    <w:rsid w:val="00FD774B"/>
    <w:rsid w:val="00FE139D"/>
    <w:rsid w:val="00FE1C0B"/>
    <w:rsid w:val="00FE45AA"/>
    <w:rsid w:val="00FE675B"/>
    <w:rsid w:val="00FF1EC0"/>
    <w:rsid w:val="00FF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B963BB"/>
    <w:pPr>
      <w:spacing w:after="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82C70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82C70"/>
    <w:pPr>
      <w:keepNext/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82C70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582C70"/>
    <w:rPr>
      <w:rFonts w:asciiTheme="majorHAnsi" w:eastAsiaTheme="majorEastAsia" w:hAnsiTheme="majorHAnsi" w:cstheme="majorBidi"/>
      <w:b/>
      <w:sz w:val="36"/>
      <w:szCs w:val="32"/>
    </w:rPr>
  </w:style>
  <w:style w:type="paragraph" w:styleId="Listenabsatz">
    <w:name w:val="List Paragraph"/>
    <w:basedOn w:val="Standard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582C70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486734"/>
    <w:pPr>
      <w:framePr w:w="2268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sz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582C70"/>
    <w:rPr>
      <w:rFonts w:asciiTheme="majorHAnsi" w:eastAsiaTheme="majorEastAsia" w:hAnsiTheme="majorHAnsi" w:cstheme="majorBidi"/>
      <w:b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676D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676D4"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676D4"/>
    <w:rPr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33A3D"/>
    <w:pPr>
      <w:spacing w:after="60"/>
    </w:pPr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33A3D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3552E"/>
    <w:pPr>
      <w:spacing w:after="0" w:line="240" w:lineRule="auto"/>
    </w:pPr>
    <w:rPr>
      <w:sz w:val="28"/>
    </w:rPr>
  </w:style>
  <w:style w:type="character" w:styleId="Fett">
    <w:name w:val="Strong"/>
    <w:basedOn w:val="Absatz-Standardschriftart"/>
    <w:uiPriority w:val="22"/>
    <w:qFormat/>
    <w:rsid w:val="00870CC2"/>
    <w:rPr>
      <w:b/>
      <w:bCs/>
    </w:rPr>
  </w:style>
  <w:style w:type="paragraph" w:styleId="Titel">
    <w:name w:val="Title"/>
    <w:basedOn w:val="Standard"/>
    <w:next w:val="Standard"/>
    <w:link w:val="TitelZchn"/>
    <w:uiPriority w:val="10"/>
    <w:qFormat/>
    <w:rsid w:val="00870CC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70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resolvedMention">
    <w:name w:val="Unresolved Mention"/>
    <w:basedOn w:val="Absatz-Standardschriftart"/>
    <w:uiPriority w:val="99"/>
    <w:semiHidden/>
    <w:unhideWhenUsed/>
    <w:rsid w:val="007F3AE4"/>
    <w:rPr>
      <w:color w:val="605E5C"/>
      <w:shd w:val="clear" w:color="auto" w:fill="E1DFDD"/>
    </w:rPr>
  </w:style>
  <w:style w:type="paragraph" w:styleId="KeinLeerraum">
    <w:name w:val="No Spacing"/>
    <w:uiPriority w:val="1"/>
    <w:qFormat/>
    <w:rsid w:val="00FB1CE7"/>
    <w:pPr>
      <w:spacing w:after="0" w:line="240" w:lineRule="auto"/>
    </w:pPr>
    <w:rPr>
      <w:sz w:val="28"/>
    </w:rPr>
  </w:style>
  <w:style w:type="character" w:customStyle="1" w:styleId="A2">
    <w:name w:val="A2"/>
    <w:rsid w:val="0058435A"/>
    <w:rPr>
      <w:sz w:val="22"/>
    </w:rPr>
  </w:style>
  <w:style w:type="table" w:styleId="TabellemithellemGitternetz">
    <w:name w:val="Grid Table Light"/>
    <w:basedOn w:val="NormaleTabelle"/>
    <w:uiPriority w:val="40"/>
    <w:rsid w:val="00244A5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">
    <w:name w:val="Pa1"/>
    <w:basedOn w:val="Standard"/>
    <w:rsid w:val="00244A50"/>
    <w:pPr>
      <w:suppressAutoHyphens/>
      <w:autoSpaceDN w:val="0"/>
      <w:spacing w:line="241" w:lineRule="atLeast"/>
      <w:textAlignment w:val="baseline"/>
    </w:pPr>
    <w:rPr>
      <w:rFonts w:ascii="Avenir Next" w:eastAsia="Avenir Next" w:hAnsi="Avenir Next" w:cs="Avenir Next"/>
      <w:color w:val="000000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244A50"/>
    <w:pPr>
      <w:suppressAutoHyphens/>
      <w:autoSpaceDN w:val="0"/>
      <w:spacing w:after="140" w:line="276" w:lineRule="auto"/>
      <w:textAlignment w:val="baseline"/>
    </w:pPr>
    <w:rPr>
      <w:rFonts w:ascii="Arial" w:eastAsia="NSimSun" w:hAnsi="Arial" w:cs="Lucida Sans"/>
      <w:kern w:val="3"/>
      <w:sz w:val="24"/>
      <w:szCs w:val="24"/>
      <w:lang w:eastAsia="zh-CN" w:bidi="hi-IN"/>
    </w:rPr>
  </w:style>
  <w:style w:type="character" w:customStyle="1" w:styleId="EntwurfGGVundWvl">
    <w:name w:val="Entwurf_GGV und Wvl"/>
    <w:rsid w:val="00244A50"/>
    <w:rPr>
      <w:strike w:val="0"/>
      <w:dstrike w:val="0"/>
      <w:vanish w:val="0"/>
      <w:sz w:val="16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www.uni-kiel.de/" TargetMode="External"/><Relationship Id="rId3" Type="http://schemas.openxmlformats.org/officeDocument/2006/relationships/styles" Target="styles.xml"/><Relationship Id="rId21" Type="http://schemas.openxmlformats.org/officeDocument/2006/relationships/hyperlink" Target="https://schleswig-holstein.de/inklusionsfilm" TargetMode="External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mailto:presse@uv.uni-kiel.de" TargetMode="External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://www.facebook.com/kieluni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mailto:albrecht@iib.uni-kiel.de" TargetMode="External"/><Relationship Id="rId32" Type="http://schemas.openxmlformats.org/officeDocument/2006/relationships/hyperlink" Target="https://www.inclusioneurope.eu/easy-to-read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schleswig-holstein.de/unbrk" TargetMode="External"/><Relationship Id="rId28" Type="http://schemas.openxmlformats.org/officeDocument/2006/relationships/hyperlink" Target="http://www.linkedin.com/school/kieluni" TargetMode="External"/><Relationship Id="rId36" Type="http://schemas.microsoft.com/office/2011/relationships/people" Target="peop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15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www.uni-kiel.de/de/iib" TargetMode="External"/><Relationship Id="rId27" Type="http://schemas.openxmlformats.org/officeDocument/2006/relationships/hyperlink" Target="http://www.instagram.com/kieluni" TargetMode="External"/><Relationship Id="rId30" Type="http://schemas.openxmlformats.org/officeDocument/2006/relationships/image" Target="media/image14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0F89249-A2B9-431C-AF57-7DD352BDCA85}">
  <we:reference id="wa200005633" version="2.2.9.0" store="de-DE" storeType="OMEX"/>
  <we:alternateReferences>
    <we:reference id="wa200005633" version="2.2.9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3E1155-D5E2-4C1A-9D39-52F471248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1048</Words>
  <Characters>6608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Interner Evaluationsbericht zum Landesaktionsplan</vt:lpstr>
    </vt:vector>
  </TitlesOfParts>
  <Company/>
  <LinksUpToDate>false</LinksUpToDate>
  <CharactersWithSpaces>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Interner Evaluationsbericht zum Landesaktionsplan</dc:title>
  <dc:subject/>
  <dc:creator>delor@lebenshilfe-sh.de</dc:creator>
  <cp:keywords/>
  <dc:description/>
  <cp:lastModifiedBy>Kagelmacher, Susan (Staatskanzlei)</cp:lastModifiedBy>
  <cp:revision>3</cp:revision>
  <cp:lastPrinted>2024-11-18T14:57:00Z</cp:lastPrinted>
  <dcterms:created xsi:type="dcterms:W3CDTF">2024-11-19T08:12:00Z</dcterms:created>
  <dcterms:modified xsi:type="dcterms:W3CDTF">2024-11-20T06:45:00Z</dcterms:modified>
</cp:coreProperties>
</file>