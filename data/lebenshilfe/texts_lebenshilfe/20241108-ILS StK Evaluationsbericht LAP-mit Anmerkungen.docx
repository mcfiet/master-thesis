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69E4DA" w14:textId="256AA1CB" w:rsidR="00940E34" w:rsidRPr="0027038E" w:rsidRDefault="00D63B3B" w:rsidP="008E36A2">
      <w:pPr>
        <w:pStyle w:val="Titel"/>
        <w:spacing w:before="120" w:after="120"/>
        <w:rPr>
          <w:b/>
          <w:bCs/>
          <w:sz w:val="48"/>
          <w:szCs w:val="48"/>
        </w:rPr>
      </w:pPr>
      <w:r w:rsidRPr="0027038E">
        <w:rPr>
          <w:b/>
          <w:bCs/>
          <w:sz w:val="48"/>
          <w:szCs w:val="48"/>
        </w:rPr>
        <w:t>Erster Bericht zur Auswertung und zum Stand der Umsetzung</w:t>
      </w:r>
      <w:r w:rsidR="00D42E77" w:rsidRPr="0027038E">
        <w:rPr>
          <w:b/>
          <w:bCs/>
          <w:sz w:val="48"/>
          <w:szCs w:val="48"/>
        </w:rPr>
        <w:t>.</w:t>
      </w:r>
    </w:p>
    <w:p w14:paraId="5F2ECE2E" w14:textId="02AB8FC5" w:rsidR="00486734" w:rsidRDefault="00486734" w:rsidP="00486734">
      <w:pPr>
        <w:pStyle w:val="Marginal"/>
        <w:framePr w:wrap="around"/>
      </w:pPr>
      <w:r>
        <w:drawing>
          <wp:inline distT="0" distB="0" distL="0" distR="0" wp14:anchorId="0AB72C32" wp14:editId="77F358B0">
            <wp:extent cx="1440180" cy="1433830"/>
            <wp:effectExtent l="0" t="0" r="7620" b="0"/>
            <wp:docPr id="2138050635" name="Grafik 3" descr="Ein Bild, das Text, Menschliches Gesicht, Kleidung, Lächel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50635" name="Grafik 3" descr="Ein Bild, das Text, Menschliches Gesicht, Kleidung, Lächeln enthält.&#10;&#10;Automatisch generierte Beschreibu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3260" w14:textId="23D5E13E" w:rsidR="00D63B3B" w:rsidRPr="00D63B3B" w:rsidRDefault="0058435A" w:rsidP="00D63B3B">
      <w:r>
        <w:t xml:space="preserve">Der Bericht ist </w:t>
      </w:r>
      <w:r w:rsidR="00D63B3B" w:rsidRPr="00D63B3B">
        <w:t>zum Fokus</w:t>
      </w:r>
      <w:r w:rsidR="00D63B3B">
        <w:t xml:space="preserve"> </w:t>
      </w:r>
      <w:proofErr w:type="spellStart"/>
      <w:r w:rsidR="00D63B3B" w:rsidRPr="00D63B3B">
        <w:t>Landes</w:t>
      </w:r>
      <w:r w:rsidR="00D63B3B">
        <w:t>·a</w:t>
      </w:r>
      <w:r w:rsidR="00D63B3B" w:rsidRPr="00D63B3B">
        <w:t>ktions</w:t>
      </w:r>
      <w:r w:rsidR="00D63B3B">
        <w:t>p</w:t>
      </w:r>
      <w:r w:rsidR="00D63B3B" w:rsidRPr="00D63B3B">
        <w:t>lan</w:t>
      </w:r>
      <w:proofErr w:type="spellEnd"/>
      <w:r w:rsidR="00D63B3B">
        <w:t>.</w:t>
      </w:r>
      <w:r w:rsidR="00D63B3B">
        <w:br/>
        <w:t xml:space="preserve">Der kurze Name für den Aktionsplan ist Fokus-LAP 2022. </w:t>
      </w:r>
      <w:r w:rsidR="00D63B3B">
        <w:br/>
        <w:t>Der Plan ist von der Landes·regierung</w:t>
      </w:r>
      <w:r w:rsidR="00D63B3B" w:rsidRPr="00D63B3B">
        <w:t xml:space="preserve"> </w:t>
      </w:r>
      <w:r w:rsidR="00D63B3B">
        <w:t xml:space="preserve">Schleswig-Holstein. </w:t>
      </w:r>
      <w:r w:rsidR="00D63B3B">
        <w:br/>
      </w:r>
      <w:r w:rsidR="00D42E77">
        <w:t xml:space="preserve">In ihm steht: </w:t>
      </w:r>
      <w:r w:rsidR="00D42E77">
        <w:br/>
        <w:t>So beachten wir die</w:t>
      </w:r>
      <w:r w:rsidR="00D63B3B" w:rsidRPr="00D63B3B">
        <w:t xml:space="preserve"> </w:t>
      </w:r>
      <w:proofErr w:type="spellStart"/>
      <w:r w:rsidR="00D63B3B" w:rsidRPr="00D63B3B">
        <w:t>UN-Behinderten</w:t>
      </w:r>
      <w:r>
        <w:t>·</w:t>
      </w:r>
      <w:r w:rsidR="00D63B3B" w:rsidRPr="00D63B3B">
        <w:t>rechts</w:t>
      </w:r>
      <w:r>
        <w:t>·</w:t>
      </w:r>
      <w:r w:rsidR="00D63B3B" w:rsidRPr="00D63B3B">
        <w:t>konvention</w:t>
      </w:r>
      <w:proofErr w:type="spellEnd"/>
      <w:r w:rsidR="00D63B3B">
        <w:t>.</w:t>
      </w:r>
      <w:r w:rsidR="00D63B3B" w:rsidRPr="00D63B3B">
        <w:t xml:space="preserve"> </w:t>
      </w:r>
      <w:r w:rsidR="00D63B3B">
        <w:br/>
        <w:t xml:space="preserve">Der kurze Name </w:t>
      </w:r>
      <w:r>
        <w:t>da</w:t>
      </w:r>
      <w:r w:rsidR="00D63B3B">
        <w:t xml:space="preserve">von </w:t>
      </w:r>
      <w:r>
        <w:t>ist</w:t>
      </w:r>
      <w:r w:rsidR="00D63B3B">
        <w:t xml:space="preserve"> </w:t>
      </w:r>
      <w:r w:rsidR="00D63B3B" w:rsidRPr="00D63B3B">
        <w:t>UN-BRK</w:t>
      </w:r>
      <w:r w:rsidR="00D63B3B">
        <w:t>.</w:t>
      </w:r>
    </w:p>
    <w:p w14:paraId="2A1941A4" w14:textId="468B2A2C" w:rsidR="00940E34" w:rsidRDefault="0058435A" w:rsidP="008E36A2">
      <w:pPr>
        <w:pStyle w:val="berschrift1"/>
        <w:numPr>
          <w:ilvl w:val="0"/>
          <w:numId w:val="6"/>
        </w:numPr>
        <w:spacing w:before="240" w:after="120"/>
        <w:ind w:left="714" w:hanging="357"/>
      </w:pPr>
      <w:r>
        <w:t xml:space="preserve">Grundlagen und Entstehung </w:t>
      </w:r>
      <w:r>
        <w:br/>
        <w:t>des Fokus-LAP 2022</w:t>
      </w:r>
    </w:p>
    <w:p w14:paraId="309D5184" w14:textId="763EBEF7" w:rsidR="00E05A8F" w:rsidRDefault="00E05A8F" w:rsidP="00E05A8F">
      <w:pPr>
        <w:pStyle w:val="Marginal"/>
        <w:framePr w:wrap="around"/>
      </w:pPr>
      <w:r>
        <w:drawing>
          <wp:inline distT="0" distB="0" distL="0" distR="0" wp14:anchorId="6031037D" wp14:editId="20DFF592">
            <wp:extent cx="1097280" cy="1596088"/>
            <wp:effectExtent l="0" t="0" r="7620" b="4445"/>
            <wp:docPr id="1996655203" name="Grafik 1" descr="Ein Bild, das Text, Screenshot, Schrift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55203" name="Grafik 1" descr="Ein Bild, das Text, Screenshot, Schrift, Diagramm enthält.&#10;&#10;Automatisch generierte Beschreibu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241" cy="160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8044" w14:textId="0BA76A15" w:rsidR="00431C36" w:rsidRDefault="00431C36" w:rsidP="00431C36">
      <w:r>
        <w:t xml:space="preserve">Seit dem Jahr 2006 fördert die Landes·regierung Inklusion. </w:t>
      </w:r>
    </w:p>
    <w:p w14:paraId="350C80A7" w14:textId="2704413C" w:rsidR="00431C36" w:rsidRDefault="00431C36" w:rsidP="00431C36">
      <w:r>
        <w:t>Das beachtet die Regierung bei ihrer Politik.</w:t>
      </w:r>
      <w:r>
        <w:br/>
        <w:t xml:space="preserve">Darum schreibt die Regierung </w:t>
      </w:r>
      <w:proofErr w:type="spellStart"/>
      <w:r>
        <w:t>Landes·aktionspläne</w:t>
      </w:r>
      <w:proofErr w:type="spellEnd"/>
      <w:r>
        <w:t>.</w:t>
      </w:r>
    </w:p>
    <w:p w14:paraId="5673BD32" w14:textId="77777777" w:rsidR="001A6AFE" w:rsidRDefault="00431C36" w:rsidP="002638C0">
      <w:r>
        <w:t xml:space="preserve">Im Januar 2017 war der erste </w:t>
      </w:r>
      <w:proofErr w:type="spellStart"/>
      <w:r>
        <w:t>Landes·aktionsplan</w:t>
      </w:r>
      <w:proofErr w:type="spellEnd"/>
      <w:r>
        <w:t xml:space="preserve"> fertig. </w:t>
      </w:r>
    </w:p>
    <w:p w14:paraId="3BB0593D" w14:textId="5F25B906" w:rsidR="00431C36" w:rsidRDefault="0052016A" w:rsidP="00431C36">
      <w:r>
        <w:t xml:space="preserve">Der erste </w:t>
      </w:r>
      <w:proofErr w:type="spellStart"/>
      <w:r>
        <w:t>Landes·aktionsplan</w:t>
      </w:r>
      <w:proofErr w:type="spellEnd"/>
      <w:r>
        <w:t xml:space="preserve"> heißt auch LAP 1.0. </w:t>
      </w:r>
      <w:r>
        <w:br/>
        <w:t>Alle Menschen konnten den LAP 1.0 lesen</w:t>
      </w:r>
      <w:r w:rsidR="00431C36">
        <w:t>.</w:t>
      </w:r>
    </w:p>
    <w:p w14:paraId="6F2BC60A" w14:textId="77777777" w:rsidR="002638C0" w:rsidRDefault="002638C0" w:rsidP="002638C0">
      <w:pPr>
        <w:pStyle w:val="berschrift2"/>
        <w:spacing w:before="120"/>
      </w:pPr>
      <w:r>
        <w:t xml:space="preserve">Wer ist in der Regierung für die UN-BRK zuständig </w:t>
      </w:r>
    </w:p>
    <w:p w14:paraId="25AD58A6" w14:textId="713AC0D3" w:rsidR="0052016A" w:rsidRDefault="00431C36" w:rsidP="0052016A">
      <w:r>
        <w:t xml:space="preserve">Seit 2017 ist der Minister·präsident </w:t>
      </w:r>
      <w:r w:rsidR="002638C0">
        <w:t xml:space="preserve">zuständig für die </w:t>
      </w:r>
      <w:r w:rsidR="0052016A">
        <w:t>UN-BRK.</w:t>
      </w:r>
    </w:p>
    <w:p w14:paraId="0F707D2D" w14:textId="77777777" w:rsidR="008D2D26" w:rsidRDefault="008D2D26" w:rsidP="008D2D26">
      <w:pPr>
        <w:pStyle w:val="Marginal"/>
        <w:framePr w:wrap="around" w:x="161" w:y="187"/>
      </w:pPr>
      <w:r>
        <w:drawing>
          <wp:inline distT="0" distB="0" distL="0" distR="0" wp14:anchorId="0886B814" wp14:editId="212844B1">
            <wp:extent cx="1440180" cy="1287145"/>
            <wp:effectExtent l="0" t="0" r="7620" b="8255"/>
            <wp:docPr id="1088289429" name="Grafik 2" descr="Ein Bild, das Kleidung, Mann, Cartoon, Gentlema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89429" name="Grafik 2" descr="Ein Bild, das Kleidung, Mann, Cartoon, Gentleman enthält.&#10;&#10;Automatisch generierte Beschreibu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4795" w14:textId="77777777" w:rsidR="00E05A8F" w:rsidRDefault="00E05A8F" w:rsidP="00E05A8F">
      <w:r>
        <w:t xml:space="preserve">Der Minister·präsident hat gesagt: </w:t>
      </w:r>
      <w:r>
        <w:br/>
        <w:t xml:space="preserve">Die UN-BRK ist eine wichtige Aufgabe für die </w:t>
      </w:r>
      <w:proofErr w:type="spellStart"/>
      <w:r>
        <w:t>Staats·kanzlei</w:t>
      </w:r>
      <w:proofErr w:type="spellEnd"/>
      <w:r>
        <w:t>.</w:t>
      </w:r>
    </w:p>
    <w:p w14:paraId="526E45E0" w14:textId="56640E74" w:rsidR="00E05A8F" w:rsidRDefault="00E05A8F" w:rsidP="002638C0">
      <w:r>
        <w:t xml:space="preserve">Die Staatskanzlei ist ein Ministerium für viele Aufgaben. </w:t>
      </w:r>
      <w:r>
        <w:br/>
        <w:t>F</w:t>
      </w:r>
      <w:r w:rsidR="00431C36">
        <w:t xml:space="preserve">ür </w:t>
      </w:r>
      <w:r>
        <w:t xml:space="preserve">die UN-BRK </w:t>
      </w:r>
      <w:r w:rsidR="00431C36">
        <w:t xml:space="preserve">gibt es in der Staatskanzlei eine </w:t>
      </w:r>
      <w:r w:rsidR="002638C0">
        <w:t>zuständige Stelle</w:t>
      </w:r>
      <w:r w:rsidR="00431C36">
        <w:t xml:space="preserve">. </w:t>
      </w:r>
      <w:r>
        <w:br/>
      </w:r>
      <w:r w:rsidR="00431C36">
        <w:t>Für die UN-BRK ist das Referat 26</w:t>
      </w:r>
      <w:r w:rsidR="008D2D26">
        <w:t xml:space="preserve"> von</w:t>
      </w:r>
      <w:r w:rsidR="00431C36">
        <w:t xml:space="preserve"> der Staatskanzlei zuständig. </w:t>
      </w:r>
      <w:r w:rsidR="008D2D26">
        <w:br/>
        <w:t xml:space="preserve">Ein Referat in der Staatskanzlei ist eine Gruppe von Menschen. </w:t>
      </w:r>
      <w:r w:rsidR="008D2D26">
        <w:br/>
        <w:t>Die Menschen bearbeiten bestimmte Aufgaben.</w:t>
      </w:r>
      <w:r>
        <w:br/>
        <w:t xml:space="preserve">Das Referat 26 ist die staatliche </w:t>
      </w:r>
      <w:proofErr w:type="spellStart"/>
      <w:r>
        <w:t>Anlauf·stelle-</w:t>
      </w:r>
      <w:r w:rsidR="008D2D26">
        <w:t>zur</w:t>
      </w:r>
      <w:proofErr w:type="spellEnd"/>
      <w:r w:rsidR="008D2D26">
        <w:t xml:space="preserve"> UN-BRK.</w:t>
      </w:r>
      <w:r w:rsidR="002638C0">
        <w:br/>
      </w:r>
      <w:r w:rsidR="00431C36">
        <w:t>Die</w:t>
      </w:r>
      <w:r w:rsidR="002638C0">
        <w:t>se</w:t>
      </w:r>
      <w:r w:rsidR="00431C36">
        <w:t xml:space="preserve"> staatliche </w:t>
      </w:r>
      <w:proofErr w:type="spellStart"/>
      <w:r w:rsidR="00431C36">
        <w:t>Anlauf</w:t>
      </w:r>
      <w:r w:rsidR="002638C0">
        <w:t>·</w:t>
      </w:r>
      <w:r w:rsidR="00431C36">
        <w:t>stelle</w:t>
      </w:r>
      <w:proofErr w:type="spellEnd"/>
      <w:r w:rsidR="002638C0">
        <w:t xml:space="preserve"> </w:t>
      </w:r>
      <w:r w:rsidR="00431C36">
        <w:t xml:space="preserve">heißt auch </w:t>
      </w:r>
      <w:proofErr w:type="spellStart"/>
      <w:r w:rsidR="00431C36">
        <w:t>Focal</w:t>
      </w:r>
      <w:proofErr w:type="spellEnd"/>
      <w:r w:rsidR="00431C36">
        <w:t xml:space="preserve"> Point.</w:t>
      </w:r>
      <w:r w:rsidR="008D2D26">
        <w:t xml:space="preserve"> </w:t>
      </w:r>
      <w:r w:rsidR="008D2D26">
        <w:br/>
        <w:t>Menschen können die Anlauf-stelle fragen.</w:t>
      </w:r>
    </w:p>
    <w:p w14:paraId="2B8F4B84" w14:textId="735D747E" w:rsidR="001A6AFE" w:rsidRPr="0052016A" w:rsidRDefault="008E36A2" w:rsidP="006A6EC5">
      <w:pPr>
        <w:pStyle w:val="berschrift3"/>
        <w:rPr>
          <w:rStyle w:val="berschrift2Zchn"/>
          <w:b/>
        </w:rPr>
      </w:pPr>
      <w:r>
        <w:rPr>
          <w:rStyle w:val="berschrift2Zchn"/>
          <w:b/>
        </w:rPr>
        <w:lastRenderedPageBreak/>
        <w:t>Inklusion ist wichtig für Schleswig-Holstein</w:t>
      </w:r>
      <w:r w:rsidR="00431C36" w:rsidRPr="0052016A">
        <w:rPr>
          <w:rStyle w:val="berschrift2Zchn"/>
          <w:b/>
        </w:rPr>
        <w:t>.</w:t>
      </w:r>
    </w:p>
    <w:p w14:paraId="7CBB774B" w14:textId="65736FA9" w:rsidR="009B635C" w:rsidRDefault="009B635C" w:rsidP="009B635C">
      <w:pPr>
        <w:pStyle w:val="Marginal"/>
        <w:framePr w:wrap="around"/>
      </w:pPr>
      <w:r>
        <w:drawing>
          <wp:inline distT="0" distB="0" distL="0" distR="0" wp14:anchorId="188F9045" wp14:editId="17450F3C">
            <wp:extent cx="1440180" cy="1110615"/>
            <wp:effectExtent l="0" t="0" r="7620" b="0"/>
            <wp:docPr id="467554603" name="Grafik 4" descr="Ein Bild, das Kleidung, Lächeln, Schuhwerk, Jung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54603" name="Grafik 4" descr="Ein Bild, das Kleidung, Lächeln, Schuhwerk, Junge enthält.&#10;&#10;Automatisch generierte Beschreibu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2867" w14:textId="63D4FB59" w:rsidR="00431C36" w:rsidRDefault="008E36A2" w:rsidP="00431C36">
      <w:r>
        <w:t xml:space="preserve">Überall soll es Inklusion geben. </w:t>
      </w:r>
      <w:r>
        <w:br/>
        <w:t>Das heißt auch I</w:t>
      </w:r>
      <w:r w:rsidR="00431C36">
        <w:t xml:space="preserve">nklusive </w:t>
      </w:r>
      <w:proofErr w:type="spellStart"/>
      <w:r w:rsidR="00431C36">
        <w:t>Lebens·verhältnisse</w:t>
      </w:r>
      <w:proofErr w:type="spellEnd"/>
      <w:r w:rsidR="00431C36">
        <w:t xml:space="preserve">. </w:t>
      </w:r>
    </w:p>
    <w:p w14:paraId="47EFB981" w14:textId="0AA4B8C6" w:rsidR="00431C36" w:rsidRDefault="00431C36" w:rsidP="00431C36">
      <w:r>
        <w:t xml:space="preserve">Dafür gibt es 2 wichtige Mittel: </w:t>
      </w:r>
    </w:p>
    <w:p w14:paraId="2C87A837" w14:textId="55FDAE96" w:rsidR="001A6AFE" w:rsidRDefault="00431C36" w:rsidP="00431C36">
      <w:pPr>
        <w:pStyle w:val="Listenabsatz"/>
        <w:numPr>
          <w:ilvl w:val="0"/>
          <w:numId w:val="8"/>
        </w:numPr>
      </w:pPr>
      <w:r>
        <w:t xml:space="preserve">der Fonds für Barrierefreiheit. </w:t>
      </w:r>
      <w:r w:rsidR="001A6AFE">
        <w:br/>
      </w:r>
      <w:r>
        <w:t xml:space="preserve">Ein Fonds ist eine bestimmte Menge Geld. </w:t>
      </w:r>
      <w:r w:rsidR="001A6AFE">
        <w:br/>
      </w:r>
      <w:r>
        <w:t>Im Fonds für Barrierefreiheit sind 21 Millionen Euro.</w:t>
      </w:r>
    </w:p>
    <w:p w14:paraId="0AEEFEEB" w14:textId="7B5593C3" w:rsidR="00431C36" w:rsidRDefault="00431C36" w:rsidP="00431C36">
      <w:pPr>
        <w:pStyle w:val="Listenabsatz"/>
        <w:numPr>
          <w:ilvl w:val="0"/>
          <w:numId w:val="8"/>
        </w:numPr>
      </w:pPr>
      <w:r>
        <w:t xml:space="preserve">den </w:t>
      </w:r>
      <w:r w:rsidR="008D2D26">
        <w:t>1.</w:t>
      </w:r>
      <w:r>
        <w:t xml:space="preserve"> und </w:t>
      </w:r>
      <w:r w:rsidR="008D2D26">
        <w:t>2.</w:t>
      </w:r>
      <w:r>
        <w:t xml:space="preserve"> </w:t>
      </w:r>
      <w:proofErr w:type="spellStart"/>
      <w:r>
        <w:t>Landes·aktionsplan</w:t>
      </w:r>
      <w:proofErr w:type="spellEnd"/>
      <w:r>
        <w:t>.</w:t>
      </w:r>
    </w:p>
    <w:p w14:paraId="78C31910" w14:textId="001F88D6" w:rsidR="001A6AFE" w:rsidRPr="006A6EC5" w:rsidRDefault="006A6EC5" w:rsidP="006A6EC5">
      <w:pPr>
        <w:pStyle w:val="berschrift2"/>
      </w:pPr>
      <w:r>
        <w:t>Die Idee zur Bearbeitung vom</w:t>
      </w:r>
      <w:r w:rsidR="001A6AFE" w:rsidRPr="006A6EC5">
        <w:t xml:space="preserve"> </w:t>
      </w:r>
      <w:proofErr w:type="spellStart"/>
      <w:r w:rsidR="001A6AFE" w:rsidRPr="006A6EC5">
        <w:t>Landes</w:t>
      </w:r>
      <w:r>
        <w:t>·</w:t>
      </w:r>
      <w:r w:rsidR="001A6AFE" w:rsidRPr="006A6EC5">
        <w:t>aktionsplan</w:t>
      </w:r>
      <w:proofErr w:type="spellEnd"/>
      <w:r w:rsidR="001A6AFE" w:rsidRPr="006A6EC5">
        <w:t>.</w:t>
      </w:r>
    </w:p>
    <w:p w14:paraId="0AE3FA7B" w14:textId="46BFF984" w:rsidR="00486734" w:rsidRDefault="009B635C" w:rsidP="00486734">
      <w:pPr>
        <w:pStyle w:val="Marginal"/>
        <w:framePr w:wrap="around"/>
      </w:pPr>
      <w:r>
        <w:drawing>
          <wp:inline distT="0" distB="0" distL="0" distR="0" wp14:anchorId="4DD413A5" wp14:editId="2F6A2CCA">
            <wp:extent cx="1440180" cy="1237615"/>
            <wp:effectExtent l="0" t="0" r="7620" b="635"/>
            <wp:docPr id="623464947" name="Grafik 3" descr="Ein Bild, das Kleidung, Cartoon, Menschliches Gesicht, Zeichn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64947" name="Grafik 3" descr="Ein Bild, das Kleidung, Cartoon, Menschliches Gesicht, Zeichnung enthält.&#10;&#10;Automatisch generierte Beschreibu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7706" w14:textId="3953EDC2" w:rsidR="001A6AFE" w:rsidRDefault="001A6AFE" w:rsidP="001A6AFE">
      <w:r>
        <w:t>Die Staatssekretär</w:t>
      </w:r>
      <w:r w:rsidR="009B635C">
        <w:t xml:space="preserve">e </w:t>
      </w:r>
      <w:r>
        <w:t>und Staatssekretär</w:t>
      </w:r>
      <w:r w:rsidR="009B635C">
        <w:t>innen</w:t>
      </w:r>
      <w:r>
        <w:t xml:space="preserve"> </w:t>
      </w:r>
      <w:r w:rsidR="009B635C">
        <w:t>treff</w:t>
      </w:r>
      <w:r>
        <w:t>en</w:t>
      </w:r>
      <w:r w:rsidR="008E36A2">
        <w:t xml:space="preserve"> </w:t>
      </w:r>
      <w:r w:rsidR="009B635C">
        <w:t>sich</w:t>
      </w:r>
      <w:r>
        <w:t xml:space="preserve">. </w:t>
      </w:r>
      <w:r>
        <w:br/>
      </w:r>
      <w:r w:rsidR="009B635C">
        <w:t xml:space="preserve">Bei den Treffen besprechen sie verschiedene Themen. </w:t>
      </w:r>
      <w:r w:rsidR="009B635C">
        <w:br/>
      </w:r>
      <w:r w:rsidR="00BA1C66">
        <w:t xml:space="preserve">Sie haben </w:t>
      </w:r>
      <w:r w:rsidR="009B635C">
        <w:t xml:space="preserve">auch </w:t>
      </w:r>
      <w:r w:rsidR="00BA1C66">
        <w:t xml:space="preserve">über den </w:t>
      </w:r>
      <w:r w:rsidR="0052016A">
        <w:t>LAP 1.0</w:t>
      </w:r>
      <w:r w:rsidR="00BA1C66">
        <w:t xml:space="preserve"> gesprochen. </w:t>
      </w:r>
      <w:r w:rsidR="00BA1C66">
        <w:br/>
      </w:r>
      <w:r>
        <w:t xml:space="preserve">Das </w:t>
      </w:r>
      <w:r w:rsidR="00BA1C66">
        <w:t>war im März 2018 und im April 2019.</w:t>
      </w:r>
      <w:r>
        <w:t xml:space="preserve"> </w:t>
      </w:r>
      <w:r>
        <w:br/>
        <w:t>S</w:t>
      </w:r>
      <w:r w:rsidR="00BA1C66">
        <w:t xml:space="preserve">ie haben beschlossen: </w:t>
      </w:r>
      <w:r w:rsidR="00BA1C66">
        <w:br/>
        <w:t xml:space="preserve">es soll einen neuen </w:t>
      </w:r>
      <w:proofErr w:type="spellStart"/>
      <w:r w:rsidR="00BA1C66">
        <w:t>Landes·aktionsplan</w:t>
      </w:r>
      <w:proofErr w:type="spellEnd"/>
      <w:r w:rsidR="00BA1C66">
        <w:t xml:space="preserve"> geben.</w:t>
      </w:r>
    </w:p>
    <w:p w14:paraId="4456CBEE" w14:textId="1D118426" w:rsidR="008E36A2" w:rsidRDefault="008E36A2" w:rsidP="008E36A2">
      <w:pPr>
        <w:pStyle w:val="berschrift3"/>
      </w:pPr>
      <w:r>
        <w:t>Es</w:t>
      </w:r>
      <w:r w:rsidR="0052016A">
        <w:t xml:space="preserve"> gab eine Überprüfung vom </w:t>
      </w:r>
      <w:proofErr w:type="spellStart"/>
      <w:r w:rsidR="0052016A">
        <w:t>Landes·aktionsplan</w:t>
      </w:r>
      <w:proofErr w:type="spellEnd"/>
      <w:r w:rsidR="0052016A">
        <w:t xml:space="preserve">. </w:t>
      </w:r>
    </w:p>
    <w:p w14:paraId="14A89480" w14:textId="7DF80C90" w:rsidR="0052016A" w:rsidRDefault="0052016A" w:rsidP="0052016A">
      <w:r>
        <w:t>Fachleute haben d</w:t>
      </w:r>
      <w:r w:rsidR="008D2D26">
        <w:t>en LAP 1.0</w:t>
      </w:r>
      <w:r>
        <w:t xml:space="preserve"> ge</w:t>
      </w:r>
      <w:r w:rsidR="008D2D26">
        <w:t>prüf</w:t>
      </w:r>
      <w:r>
        <w:t xml:space="preserve">t. </w:t>
      </w:r>
      <w:r>
        <w:br/>
      </w:r>
      <w:r w:rsidR="009B635C">
        <w:t xml:space="preserve">Es gibt einen Bericht über die Ergebnisse von der Prüfung. </w:t>
      </w:r>
      <w:r w:rsidR="009B635C">
        <w:br/>
        <w:t>Der Bericht wurde a</w:t>
      </w:r>
      <w:r>
        <w:t xml:space="preserve">m 30. November 2019 </w:t>
      </w:r>
      <w:r w:rsidR="009B635C">
        <w:t>vorgestellt</w:t>
      </w:r>
      <w:r>
        <w:t>.</w:t>
      </w:r>
    </w:p>
    <w:p w14:paraId="4B9F100D" w14:textId="3FB3822B" w:rsidR="0052016A" w:rsidRDefault="0052016A" w:rsidP="0052016A">
      <w:r>
        <w:t>Mehr dazu können Sie in schwerer Sprache in der Drucksache</w:t>
      </w:r>
      <w:r w:rsidR="00486734">
        <w:t> </w:t>
      </w:r>
      <w:r>
        <w:t>19/2194</w:t>
      </w:r>
      <w:r w:rsidR="00486734">
        <w:t xml:space="preserve"> vom Landtag</w:t>
      </w:r>
      <w:r>
        <w:t xml:space="preserve"> lesen.</w:t>
      </w:r>
    </w:p>
    <w:p w14:paraId="581F46AD" w14:textId="708F1C9E" w:rsidR="00486734" w:rsidRDefault="00486734" w:rsidP="00486734">
      <w:pPr>
        <w:pStyle w:val="Marginal"/>
        <w:framePr w:wrap="around"/>
      </w:pPr>
      <w:r>
        <w:drawing>
          <wp:inline distT="0" distB="0" distL="0" distR="0" wp14:anchorId="3D49C047" wp14:editId="0957F573">
            <wp:extent cx="1440180" cy="1433830"/>
            <wp:effectExtent l="0" t="0" r="7620" b="0"/>
            <wp:docPr id="1879175848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75848" name="Grafik 18791758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B5E0" w14:textId="77777777" w:rsidR="009B635C" w:rsidRDefault="00DE3EE7" w:rsidP="009B635C">
      <w:pPr>
        <w:spacing w:after="120"/>
      </w:pPr>
      <w:r>
        <w:t>Die Ergebnisse von der Prüfung waren wichtig.</w:t>
      </w:r>
      <w:r w:rsidR="009B635C">
        <w:t xml:space="preserve"> </w:t>
      </w:r>
    </w:p>
    <w:p w14:paraId="797818C3" w14:textId="3B39C41F" w:rsidR="001A6AFE" w:rsidRDefault="00DE3EE7" w:rsidP="001A6AFE">
      <w:r>
        <w:t>Sie wurden f</w:t>
      </w:r>
      <w:r w:rsidR="0052016A">
        <w:t xml:space="preserve">ür den neuen </w:t>
      </w:r>
      <w:proofErr w:type="spellStart"/>
      <w:r w:rsidR="0052016A">
        <w:t>Landes·aktionsplan</w:t>
      </w:r>
      <w:proofErr w:type="spellEnd"/>
      <w:r w:rsidR="0052016A">
        <w:t xml:space="preserve"> beachtet.</w:t>
      </w:r>
      <w:r w:rsidR="0052016A">
        <w:br/>
      </w:r>
      <w:r w:rsidR="001A6AFE">
        <w:t>Der neue Plan heißt Fokus-LAP 2022.</w:t>
      </w:r>
      <w:r w:rsidR="002C77EE">
        <w:t xml:space="preserve"> </w:t>
      </w:r>
      <w:r w:rsidR="002C77EE">
        <w:br/>
        <w:t>Fokus bedeutet – etwas wird besonders beachtet.</w:t>
      </w:r>
      <w:r w:rsidR="002A32A2">
        <w:t xml:space="preserve"> </w:t>
      </w:r>
      <w:r w:rsidR="002A32A2">
        <w:br/>
        <w:t>Im Aktionsplan geht es um bestimmte Maßnahmen.</w:t>
      </w:r>
      <w:r w:rsidR="002A32A2">
        <w:br/>
        <w:t>Es sollen nicht zu viele Maßnahmen sein.</w:t>
      </w:r>
    </w:p>
    <w:p w14:paraId="0F5AED26" w14:textId="6703EFE9" w:rsidR="001A6AFE" w:rsidRDefault="0052016A" w:rsidP="001A6AFE">
      <w:r>
        <w:t>Der Fokus-LAP 2.0 soll</w:t>
      </w:r>
      <w:r w:rsidR="001A6AFE">
        <w:t xml:space="preserve"> die UN-BRK be</w:t>
      </w:r>
      <w:r w:rsidR="002A32A2">
        <w:t>acht</w:t>
      </w:r>
      <w:r w:rsidR="001A6AFE">
        <w:t>en.</w:t>
      </w:r>
      <w:r w:rsidR="002A32A2">
        <w:br/>
        <w:t>Die UN-BRK soll in Schleswig-Holstein umgesetzt werden.</w:t>
      </w:r>
    </w:p>
    <w:p w14:paraId="172F3CEB" w14:textId="77777777" w:rsidR="00DE3EE7" w:rsidRDefault="00DE3EE7">
      <w:pPr>
        <w:spacing w:after="160" w:line="259" w:lineRule="auto"/>
        <w:rPr>
          <w:rFonts w:asciiTheme="majorHAnsi" w:eastAsiaTheme="majorEastAsia" w:hAnsiTheme="majorHAnsi" w:cstheme="minorHAnsi"/>
          <w:b/>
          <w:color w:val="262626" w:themeColor="text1" w:themeTint="D9"/>
          <w:sz w:val="32"/>
          <w:szCs w:val="26"/>
        </w:rPr>
      </w:pPr>
      <w:r>
        <w:br w:type="page"/>
      </w:r>
    </w:p>
    <w:p w14:paraId="10B51480" w14:textId="1486EC98" w:rsidR="0052016A" w:rsidRDefault="0063560E" w:rsidP="0052016A">
      <w:pPr>
        <w:pStyle w:val="berschrift2"/>
      </w:pPr>
      <w:r>
        <w:lastRenderedPageBreak/>
        <w:t>So wurde der Fokus- LAP 2.0 geschrieben.</w:t>
      </w:r>
    </w:p>
    <w:p w14:paraId="353C953D" w14:textId="7D8F22C3" w:rsidR="0063560E" w:rsidRDefault="0063560E" w:rsidP="0063560E">
      <w:r>
        <w:t>Der Plan für den Fokus-LAP wurde am 9. März 2020 beschlossen.</w:t>
      </w:r>
    </w:p>
    <w:p w14:paraId="6602A3AC" w14:textId="0A7366D3" w:rsidR="0063560E" w:rsidRDefault="0063560E" w:rsidP="0063560E">
      <w:r>
        <w:t xml:space="preserve">Es </w:t>
      </w:r>
      <w:r w:rsidR="00FF240B">
        <w:t>gab</w:t>
      </w:r>
      <w:r>
        <w:t xml:space="preserve"> 2 Stufen beim Schreiben vom Fokus-LAP. </w:t>
      </w:r>
      <w:r>
        <w:br/>
        <w:t>Das heißt auch Prozess zum neuen Fokus-LAP.</w:t>
      </w:r>
    </w:p>
    <w:p w14:paraId="21E24192" w14:textId="77777777" w:rsidR="002A32A2" w:rsidRPr="00486734" w:rsidRDefault="002A32A2" w:rsidP="002A32A2">
      <w:pPr>
        <w:pStyle w:val="Marginal"/>
        <w:framePr w:wrap="around" w:x="77" w:y="506"/>
      </w:pPr>
      <w:r>
        <w:drawing>
          <wp:inline distT="0" distB="0" distL="0" distR="0" wp14:anchorId="59BB3E30" wp14:editId="4DE529A9">
            <wp:extent cx="1440180" cy="1887855"/>
            <wp:effectExtent l="0" t="0" r="0" b="0"/>
            <wp:docPr id="545374652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74652" name="Grafik 5453746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40CC" w14:textId="3DA49E9A" w:rsidR="00F978A6" w:rsidRDefault="00F978A6" w:rsidP="00F978A6">
      <w:pPr>
        <w:pStyle w:val="berschrift3"/>
      </w:pPr>
      <w:r>
        <w:t xml:space="preserve">Die </w:t>
      </w:r>
      <w:r w:rsidR="006A6EC5">
        <w:t>Handlungsfelder i</w:t>
      </w:r>
      <w:r>
        <w:t>m neuen Fokus-LAP.</w:t>
      </w:r>
    </w:p>
    <w:p w14:paraId="4CC9AD73" w14:textId="6F653E94" w:rsidR="00FF240B" w:rsidRDefault="00681BFC" w:rsidP="00FF240B">
      <w:r>
        <w:t xml:space="preserve">Im LAP 1.0 gab es 10 Handlungsfelder. </w:t>
      </w:r>
      <w:r>
        <w:br/>
      </w:r>
      <w:r w:rsidR="00FF240B">
        <w:t>Die</w:t>
      </w:r>
      <w:r>
        <w:t>se</w:t>
      </w:r>
      <w:r w:rsidR="00FF240B">
        <w:t xml:space="preserve"> </w:t>
      </w:r>
      <w:r>
        <w:t>10</w:t>
      </w:r>
      <w:r w:rsidR="00FF240B">
        <w:t xml:space="preserve"> Handlungsfelder </w:t>
      </w:r>
      <w:r>
        <w:t>gibt es auch im Fokus-LAP</w:t>
      </w:r>
      <w:r w:rsidR="00FF240B">
        <w:t>.</w:t>
      </w:r>
    </w:p>
    <w:p w14:paraId="794C62F5" w14:textId="7B3F7FBC" w:rsidR="00F978A6" w:rsidRDefault="00681BFC" w:rsidP="006A6EC5">
      <w:r>
        <w:t>Zusätzlich gibt es ein</w:t>
      </w:r>
      <w:r w:rsidR="00FF240B">
        <w:t xml:space="preserve"> neues Handlungsfeld 0.</w:t>
      </w:r>
    </w:p>
    <w:p w14:paraId="154C4CA2" w14:textId="1DC38FAB" w:rsidR="0063560E" w:rsidRPr="0063560E" w:rsidRDefault="00FF240B" w:rsidP="00FF240B">
      <w:r>
        <w:t>D</w:t>
      </w:r>
      <w:r w:rsidR="00866DD4">
        <w:t>as neue</w:t>
      </w:r>
      <w:r>
        <w:t xml:space="preserve"> Handlungsfeld ist für </w:t>
      </w:r>
      <w:r w:rsidR="00DE3EE7">
        <w:t xml:space="preserve">besondere </w:t>
      </w:r>
      <w:r>
        <w:t>Ziele und Maßnahmen.</w:t>
      </w:r>
      <w:r w:rsidR="00DE3EE7">
        <w:t xml:space="preserve"> </w:t>
      </w:r>
      <w:r w:rsidR="00DE3EE7">
        <w:br/>
      </w:r>
      <w:r w:rsidR="00866DD4">
        <w:t>Solche</w:t>
      </w:r>
      <w:r w:rsidR="00DE3EE7">
        <w:t xml:space="preserve"> Ziele und Maßnahmen </w:t>
      </w:r>
      <w:r w:rsidR="00866DD4">
        <w:t>sind</w:t>
      </w:r>
      <w:r w:rsidR="00DE3EE7">
        <w:t xml:space="preserve"> viele</w:t>
      </w:r>
      <w:ins w:id="0" w:author="Kagelmacher, Susan (Staatskanzlei)" w:date="2024-11-08T10:04:00Z">
        <w:r w:rsidR="00FC4055">
          <w:t>n</w:t>
        </w:r>
      </w:ins>
      <w:r w:rsidR="00DE3EE7">
        <w:t xml:space="preserve"> Menschen </w:t>
      </w:r>
      <w:r w:rsidR="00866DD4">
        <w:t>wichtig</w:t>
      </w:r>
      <w:r w:rsidR="00DE3EE7">
        <w:t>.</w:t>
      </w:r>
      <w:r>
        <w:br/>
      </w:r>
      <w:r w:rsidR="00DE3EE7">
        <w:t>So</w:t>
      </w:r>
      <w:r>
        <w:t xml:space="preserve"> wird die UN-BRK besonders gut umgesetzt.</w:t>
      </w:r>
      <w:r>
        <w:br/>
        <w:t xml:space="preserve">Ein Beispiel </w:t>
      </w:r>
      <w:r w:rsidR="00DE3EE7">
        <w:t>sind</w:t>
      </w:r>
      <w:r>
        <w:t xml:space="preserve"> </w:t>
      </w:r>
      <w:r w:rsidR="00DE3EE7">
        <w:t xml:space="preserve">die </w:t>
      </w:r>
      <w:r>
        <w:t>Bildungsfachkräfte an der Universität Kiel.</w:t>
      </w:r>
    </w:p>
    <w:p w14:paraId="17D74CEB" w14:textId="5C2132B4" w:rsidR="00F978A6" w:rsidRDefault="00FF240B" w:rsidP="00F978A6">
      <w:pPr>
        <w:pStyle w:val="berschrift3"/>
      </w:pPr>
      <w:r>
        <w:t>Die M</w:t>
      </w:r>
      <w:r w:rsidR="004C2646">
        <w:t>i</w:t>
      </w:r>
      <w:r>
        <w:t xml:space="preserve">nisterien haben Ziele </w:t>
      </w:r>
      <w:r w:rsidR="00866DD4">
        <w:t>aufgeschrieben</w:t>
      </w:r>
      <w:r>
        <w:t>.</w:t>
      </w:r>
      <w:r w:rsidR="004C2646">
        <w:t xml:space="preserve"> </w:t>
      </w:r>
    </w:p>
    <w:p w14:paraId="12CD1DCC" w14:textId="77777777" w:rsidR="00866DD4" w:rsidRDefault="00866DD4" w:rsidP="00866DD4">
      <w:pPr>
        <w:pStyle w:val="Marginal"/>
        <w:framePr w:wrap="around" w:x="317" w:y="539"/>
      </w:pPr>
      <w:r>
        <w:drawing>
          <wp:inline distT="0" distB="0" distL="0" distR="0" wp14:anchorId="71793569" wp14:editId="1F279E00">
            <wp:extent cx="1440180" cy="932180"/>
            <wp:effectExtent l="0" t="0" r="7620" b="1270"/>
            <wp:docPr id="1624130745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30745" name="Grafik 162413074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A663" w14:textId="12DA725C" w:rsidR="00FF240B" w:rsidRDefault="00FF240B" w:rsidP="00FF240B">
      <w:r>
        <w:t>Mit den Ziele</w:t>
      </w:r>
      <w:r w:rsidR="00F978A6">
        <w:t>n</w:t>
      </w:r>
      <w:r>
        <w:t xml:space="preserve"> soll die UN-BRK umgesetzt werden.</w:t>
      </w:r>
      <w:r>
        <w:br/>
        <w:t>UN-BRK bedeutet: Übereinkommen über die Rechte von Menschen mit Behinderungen.</w:t>
      </w:r>
      <w:r>
        <w:br/>
      </w:r>
      <w:r w:rsidR="00DE3EE7">
        <w:t xml:space="preserve">Für jedes Ministerium gilt: </w:t>
      </w:r>
      <w:r w:rsidR="00DE3EE7">
        <w:br/>
      </w:r>
      <w:r>
        <w:t>Es gibt 2 bis 3 langfristige Ziele.</w:t>
      </w:r>
      <w:r w:rsidR="00DE3EE7">
        <w:t xml:space="preserve"> </w:t>
      </w:r>
    </w:p>
    <w:p w14:paraId="29AA5464" w14:textId="2945AC63" w:rsidR="00F978A6" w:rsidRDefault="00FF240B" w:rsidP="00F978A6">
      <w:pPr>
        <w:pStyle w:val="berschrift3"/>
      </w:pPr>
      <w:r>
        <w:t xml:space="preserve">Für jedes Ziel </w:t>
      </w:r>
      <w:r w:rsidR="002C77EE">
        <w:t>gibt es</w:t>
      </w:r>
      <w:r>
        <w:t xml:space="preserve"> 5 bis 8 Maßnahmen</w:t>
      </w:r>
      <w:r w:rsidR="004C2646">
        <w:t xml:space="preserve"> </w:t>
      </w:r>
    </w:p>
    <w:p w14:paraId="6297FC0C" w14:textId="77777777" w:rsidR="00866DD4" w:rsidRDefault="00671F97" w:rsidP="00866DD4">
      <w:r>
        <w:t>Die Ministerien haben die Maßnahmen geplant.</w:t>
      </w:r>
      <w:r w:rsidR="00866DD4">
        <w:t xml:space="preserve"> </w:t>
      </w:r>
    </w:p>
    <w:p w14:paraId="45E62FF8" w14:textId="608ED541" w:rsidR="00866DD4" w:rsidRPr="00866DD4" w:rsidRDefault="00866DD4" w:rsidP="00866DD4">
      <w:pPr>
        <w:rPr>
          <w:b/>
          <w:bCs/>
        </w:rPr>
      </w:pPr>
      <w:r w:rsidRPr="00866DD4">
        <w:rPr>
          <w:b/>
          <w:bCs/>
        </w:rPr>
        <w:t xml:space="preserve">Ministerien sind in diesem Text die Staatskanzlei und </w:t>
      </w:r>
      <w:r w:rsidRPr="00866DD4">
        <w:rPr>
          <w:b/>
          <w:bCs/>
        </w:rPr>
        <w:br/>
        <w:t>andere Ministerien.</w:t>
      </w:r>
    </w:p>
    <w:p w14:paraId="6EAFED8D" w14:textId="35CD7904" w:rsidR="00FF240B" w:rsidRDefault="004C2646" w:rsidP="004C2646">
      <w:r>
        <w:t xml:space="preserve">Mit den Maßnahmen wollen </w:t>
      </w:r>
      <w:r w:rsidR="00866DD4">
        <w:t>Ministeri</w:t>
      </w:r>
      <w:r>
        <w:t>e</w:t>
      </w:r>
      <w:r w:rsidR="00866DD4">
        <w:t>n</w:t>
      </w:r>
      <w:r>
        <w:t xml:space="preserve"> Ziele erreichen.</w:t>
      </w:r>
      <w:r>
        <w:br/>
      </w:r>
      <w:r w:rsidR="00FF240B">
        <w:t xml:space="preserve">Die Maßnahmen </w:t>
      </w:r>
      <w:r>
        <w:t>hab</w:t>
      </w:r>
      <w:r w:rsidR="00FF240B">
        <w:t>en ab 2021 oder 2022</w:t>
      </w:r>
      <w:r>
        <w:t xml:space="preserve"> angefangen</w:t>
      </w:r>
      <w:r w:rsidR="00FF240B">
        <w:t>.</w:t>
      </w:r>
      <w:r>
        <w:br/>
      </w:r>
      <w:r w:rsidR="00866DD4">
        <w:t>S</w:t>
      </w:r>
      <w:r w:rsidR="00FF240B">
        <w:t xml:space="preserve">ie passen </w:t>
      </w:r>
      <w:r>
        <w:t xml:space="preserve">auch </w:t>
      </w:r>
      <w:r w:rsidR="00FF240B">
        <w:t xml:space="preserve">zu den </w:t>
      </w:r>
      <w:r>
        <w:t>10</w:t>
      </w:r>
      <w:r w:rsidR="00FF240B">
        <w:t xml:space="preserve"> </w:t>
      </w:r>
      <w:proofErr w:type="spellStart"/>
      <w:r w:rsidR="00FF240B">
        <w:t>Handlungs</w:t>
      </w:r>
      <w:r>
        <w:t>·</w:t>
      </w:r>
      <w:r w:rsidR="00FF240B">
        <w:t>feldern</w:t>
      </w:r>
      <w:proofErr w:type="spellEnd"/>
      <w:r w:rsidR="00FF240B">
        <w:t xml:space="preserve"> </w:t>
      </w:r>
      <w:r>
        <w:t xml:space="preserve">aus </w:t>
      </w:r>
      <w:r w:rsidR="00FF240B">
        <w:t>de</w:t>
      </w:r>
      <w:r>
        <w:t>m</w:t>
      </w:r>
      <w:r w:rsidR="00FF240B">
        <w:t xml:space="preserve"> LAP 1.0.</w:t>
      </w:r>
      <w:r>
        <w:br/>
      </w:r>
      <w:r w:rsidR="00F978A6">
        <w:t>Viel</w:t>
      </w:r>
      <w:r w:rsidR="00FF240B">
        <w:t xml:space="preserve">e Maßnahmen </w:t>
      </w:r>
      <w:r w:rsidR="00F978A6">
        <w:t>sind für</w:t>
      </w:r>
      <w:r w:rsidR="00FF240B">
        <w:t xml:space="preserve"> </w:t>
      </w:r>
      <w:r>
        <w:t>2</w:t>
      </w:r>
      <w:r w:rsidR="00FF240B">
        <w:t xml:space="preserve"> bis </w:t>
      </w:r>
      <w:r>
        <w:t>3</w:t>
      </w:r>
      <w:r w:rsidR="00FF240B">
        <w:t xml:space="preserve"> </w:t>
      </w:r>
      <w:proofErr w:type="spellStart"/>
      <w:r w:rsidR="00FF240B">
        <w:t>Handlungs</w:t>
      </w:r>
      <w:r>
        <w:t>·</w:t>
      </w:r>
      <w:r w:rsidR="00FF240B">
        <w:t>felder</w:t>
      </w:r>
      <w:proofErr w:type="spellEnd"/>
      <w:r w:rsidR="002C77EE">
        <w:t xml:space="preserve"> wichtig</w:t>
      </w:r>
      <w:r w:rsidR="00FF240B">
        <w:t>.</w:t>
      </w:r>
    </w:p>
    <w:p w14:paraId="73159E94" w14:textId="77777777" w:rsidR="009113CF" w:rsidRDefault="009113CF">
      <w:pPr>
        <w:spacing w:after="160" w:line="259" w:lineRule="auto"/>
        <w:rPr>
          <w:rFonts w:asciiTheme="majorHAnsi" w:eastAsiaTheme="majorEastAsia" w:hAnsiTheme="majorHAnsi" w:cstheme="majorBidi"/>
          <w:b/>
          <w:szCs w:val="24"/>
        </w:rPr>
      </w:pPr>
      <w:r>
        <w:br w:type="page"/>
      </w:r>
    </w:p>
    <w:p w14:paraId="7BD735E1" w14:textId="0A1F6FED" w:rsidR="004C2646" w:rsidRDefault="004C2646" w:rsidP="004C2646">
      <w:pPr>
        <w:pStyle w:val="berschrift3"/>
      </w:pPr>
      <w:r>
        <w:lastRenderedPageBreak/>
        <w:t xml:space="preserve">Die </w:t>
      </w:r>
      <w:r w:rsidR="00866DD4">
        <w:t>2.</w:t>
      </w:r>
      <w:r>
        <w:t xml:space="preserve"> Stufe zum neuen Fokus-LAP </w:t>
      </w:r>
    </w:p>
    <w:p w14:paraId="25731A86" w14:textId="2033690B" w:rsidR="009113CF" w:rsidRDefault="004C2646" w:rsidP="009113CF">
      <w:pPr>
        <w:spacing w:after="120"/>
      </w:pPr>
      <w:r>
        <w:t>Die Maßnahmen kamen von den Ministerien.</w:t>
      </w:r>
      <w:r w:rsidR="00666C6D">
        <w:br/>
      </w:r>
      <w:r w:rsidR="00866DD4">
        <w:t xml:space="preserve">Der </w:t>
      </w:r>
      <w:proofErr w:type="spellStart"/>
      <w:r w:rsidR="00866DD4">
        <w:t>Focal</w:t>
      </w:r>
      <w:proofErr w:type="spellEnd"/>
      <w:r w:rsidR="00866DD4">
        <w:t xml:space="preserve"> Point hat Maßnahmen zu den Zielen zugeordnet.</w:t>
      </w:r>
      <w:r w:rsidR="00866DD4">
        <w:br/>
      </w:r>
      <w:r w:rsidR="00666C6D">
        <w:t xml:space="preserve">Der </w:t>
      </w:r>
      <w:proofErr w:type="spellStart"/>
      <w:r w:rsidR="00666C6D">
        <w:t>Focal</w:t>
      </w:r>
      <w:proofErr w:type="spellEnd"/>
      <w:r w:rsidR="00666C6D">
        <w:t xml:space="preserve"> Point </w:t>
      </w:r>
      <w:r w:rsidR="002C77EE">
        <w:t>ist ein</w:t>
      </w:r>
      <w:r w:rsidR="00671F97">
        <w:t xml:space="preserve"> Referat</w:t>
      </w:r>
      <w:r w:rsidR="002C77EE">
        <w:t xml:space="preserve"> der Staatskanzlei. </w:t>
      </w:r>
      <w:r w:rsidR="00671F97">
        <w:br/>
        <w:t>Ein Referat ist eine Gruppe von Menschen mit einer Aufgabe</w:t>
      </w:r>
      <w:r w:rsidR="009113CF">
        <w:t xml:space="preserve">. </w:t>
      </w:r>
    </w:p>
    <w:p w14:paraId="66F5A650" w14:textId="2BE5AEE4" w:rsidR="00E23542" w:rsidRDefault="00666C6D" w:rsidP="000C4609">
      <w:r>
        <w:t>So wurde</w:t>
      </w:r>
      <w:r w:rsidR="004C2646">
        <w:t xml:space="preserve"> de</w:t>
      </w:r>
      <w:r>
        <w:t>r</w:t>
      </w:r>
      <w:r w:rsidR="004C2646">
        <w:t xml:space="preserve"> Entwurf </w:t>
      </w:r>
      <w:r>
        <w:t>zum</w:t>
      </w:r>
      <w:r w:rsidR="004C2646">
        <w:t xml:space="preserve"> Fokus-LAP 2022 </w:t>
      </w:r>
      <w:r>
        <w:t>geschrieben</w:t>
      </w:r>
      <w:r w:rsidR="004C2646">
        <w:t>.</w:t>
      </w:r>
    </w:p>
    <w:p w14:paraId="25CB2124" w14:textId="73DF8C40" w:rsidR="00666C6D" w:rsidRDefault="00666C6D" w:rsidP="000C4609">
      <w:r>
        <w:t>Der Entwurf</w:t>
      </w:r>
      <w:r w:rsidR="004C2646">
        <w:t xml:space="preserve"> wurde am 5.</w:t>
      </w:r>
      <w:r>
        <w:t xml:space="preserve"> März </w:t>
      </w:r>
      <w:r w:rsidR="004C2646">
        <w:t>2021 vorgestellt.</w:t>
      </w:r>
    </w:p>
    <w:p w14:paraId="124931DF" w14:textId="6F4F5B56" w:rsidR="006D3329" w:rsidRDefault="00671F97" w:rsidP="000C4609">
      <w:r>
        <w:t>Dazu gab es</w:t>
      </w:r>
      <w:r w:rsidR="00F56E94">
        <w:t xml:space="preserve"> eine</w:t>
      </w:r>
      <w:r w:rsidR="00666C6D">
        <w:t xml:space="preserve"> </w:t>
      </w:r>
      <w:r>
        <w:t xml:space="preserve">öffentliche </w:t>
      </w:r>
      <w:r w:rsidR="00666C6D">
        <w:t xml:space="preserve">Veranstaltung </w:t>
      </w:r>
      <w:r w:rsidR="009113CF">
        <w:t>im Internet</w:t>
      </w:r>
      <w:r w:rsidR="00666C6D">
        <w:t xml:space="preserve">. </w:t>
      </w:r>
    </w:p>
    <w:p w14:paraId="3568A219" w14:textId="77777777" w:rsidR="009113CF" w:rsidRDefault="009113CF" w:rsidP="009113CF">
      <w:pPr>
        <w:pStyle w:val="Marginal"/>
        <w:framePr w:wrap="around" w:x="221" w:y="-1435"/>
      </w:pPr>
      <w:r>
        <w:drawing>
          <wp:inline distT="0" distB="0" distL="0" distR="0" wp14:anchorId="57EC19E2" wp14:editId="0C5B21AD">
            <wp:extent cx="1440180" cy="1077595"/>
            <wp:effectExtent l="0" t="0" r="0" b="8255"/>
            <wp:docPr id="191035742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5742" name="Grafik 19103574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D6D5" w14:textId="7098E645" w:rsidR="006D3329" w:rsidRDefault="0040118A" w:rsidP="006D3329">
      <w:pPr>
        <w:pStyle w:val="berschrift3"/>
      </w:pPr>
      <w:r>
        <w:t>Beteiligung von</w:t>
      </w:r>
      <w:r w:rsidR="006D3329">
        <w:t xml:space="preserve"> Menschen </w:t>
      </w:r>
      <w:r>
        <w:t>und Gruppen am Fokus-LAP</w:t>
      </w:r>
      <w:r w:rsidR="006D3329">
        <w:t>.</w:t>
      </w:r>
    </w:p>
    <w:p w14:paraId="6D9007BA" w14:textId="77777777" w:rsidR="00671F97" w:rsidRDefault="00671F97" w:rsidP="00671F97">
      <w:r>
        <w:t xml:space="preserve">Bei den Maßnahmen haben viele Menschen und Gruppen mitgemacht: </w:t>
      </w:r>
    </w:p>
    <w:p w14:paraId="49856B4C" w14:textId="77777777" w:rsidR="00671F97" w:rsidRDefault="00671F97" w:rsidP="00671F97">
      <w:pPr>
        <w:pStyle w:val="Listenabsatz"/>
        <w:numPr>
          <w:ilvl w:val="0"/>
          <w:numId w:val="15"/>
        </w:numPr>
      </w:pPr>
      <w:r>
        <w:t xml:space="preserve">Menschen mit Behinderungen </w:t>
      </w:r>
    </w:p>
    <w:p w14:paraId="1E721ED9" w14:textId="77777777" w:rsidR="00671F97" w:rsidRDefault="00671F97" w:rsidP="00671F97">
      <w:pPr>
        <w:pStyle w:val="Listenabsatz"/>
        <w:numPr>
          <w:ilvl w:val="0"/>
          <w:numId w:val="15"/>
        </w:numPr>
      </w:pPr>
      <w:r>
        <w:t>Gruppen von Menschen mit Behinderungen.</w:t>
      </w:r>
    </w:p>
    <w:p w14:paraId="1B163550" w14:textId="341DCB9B" w:rsidR="00671F97" w:rsidRDefault="00671F97" w:rsidP="00671F97">
      <w:pPr>
        <w:pStyle w:val="Listenabsatz"/>
        <w:numPr>
          <w:ilvl w:val="0"/>
          <w:numId w:val="15"/>
        </w:numPr>
      </w:pPr>
      <w:r>
        <w:t>der Landesbeauftragte für Menschen mit Behinderungen.</w:t>
      </w:r>
    </w:p>
    <w:p w14:paraId="3E0806AB" w14:textId="280781DE" w:rsidR="00671F97" w:rsidRDefault="00671F97" w:rsidP="00671F97">
      <w:pPr>
        <w:pStyle w:val="Listenabsatz"/>
        <w:numPr>
          <w:ilvl w:val="0"/>
          <w:numId w:val="15"/>
        </w:numPr>
      </w:pPr>
      <w:proofErr w:type="spellStart"/>
      <w:r>
        <w:t>Schwerbehinderten·vertretungen</w:t>
      </w:r>
      <w:proofErr w:type="spellEnd"/>
      <w:r>
        <w:t xml:space="preserve"> in der Verwaltung </w:t>
      </w:r>
    </w:p>
    <w:p w14:paraId="54F4A855" w14:textId="77777777" w:rsidR="00671F97" w:rsidRDefault="00671F97" w:rsidP="009113CF">
      <w:pPr>
        <w:pStyle w:val="Listenabsatz"/>
        <w:numPr>
          <w:ilvl w:val="0"/>
          <w:numId w:val="15"/>
        </w:numPr>
        <w:spacing w:after="120"/>
        <w:ind w:left="714" w:hanging="357"/>
      </w:pPr>
      <w:proofErr w:type="spellStart"/>
      <w:r>
        <w:t>Inklusions·beauftragte</w:t>
      </w:r>
      <w:proofErr w:type="spellEnd"/>
      <w:r>
        <w:t xml:space="preserve"> von Ministerien.</w:t>
      </w:r>
    </w:p>
    <w:p w14:paraId="39185D0E" w14:textId="49012995" w:rsidR="00666C6D" w:rsidRDefault="00671F97" w:rsidP="000C4609">
      <w:r>
        <w:t>Die Menschen</w:t>
      </w:r>
      <w:r w:rsidR="00666C6D">
        <w:t xml:space="preserve"> konnte</w:t>
      </w:r>
      <w:r w:rsidR="00F978A6">
        <w:t>n</w:t>
      </w:r>
      <w:r w:rsidR="00666C6D">
        <w:t xml:space="preserve"> eine Internet</w:t>
      </w:r>
      <w:r w:rsidR="00F978A6">
        <w:t> </w:t>
      </w:r>
      <w:proofErr w:type="spellStart"/>
      <w:r w:rsidR="00F978A6">
        <w:t>seite</w:t>
      </w:r>
      <w:proofErr w:type="spellEnd"/>
      <w:r w:rsidR="00F978A6">
        <w:t xml:space="preserve"> </w:t>
      </w:r>
      <w:r w:rsidR="00666C6D">
        <w:t xml:space="preserve">nutzen. </w:t>
      </w:r>
      <w:r w:rsidR="006D3329">
        <w:br/>
      </w:r>
      <w:r w:rsidR="00666C6D">
        <w:t xml:space="preserve">Das war die </w:t>
      </w:r>
      <w:proofErr w:type="spellStart"/>
      <w:r w:rsidR="00666C6D">
        <w:t>BOB.SH-Beteiligungs</w:t>
      </w:r>
      <w:r w:rsidR="009113CF">
        <w:t>·</w:t>
      </w:r>
      <w:r w:rsidR="00666C6D">
        <w:t>plattform</w:t>
      </w:r>
      <w:proofErr w:type="spellEnd"/>
      <w:r w:rsidR="00666C6D">
        <w:t xml:space="preserve">. </w:t>
      </w:r>
    </w:p>
    <w:p w14:paraId="0013AB02" w14:textId="28F01FA8" w:rsidR="00E23542" w:rsidRDefault="00E23542" w:rsidP="00E23542">
      <w:pPr>
        <w:pStyle w:val="Marginal"/>
        <w:framePr w:wrap="around"/>
      </w:pPr>
      <w:r>
        <w:drawing>
          <wp:inline distT="0" distB="0" distL="0" distR="0" wp14:anchorId="1EFB4A8C" wp14:editId="3747B6C8">
            <wp:extent cx="1219306" cy="1097375"/>
            <wp:effectExtent l="0" t="0" r="0" b="7620"/>
            <wp:docPr id="281260007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60007" name="Grafik 2812600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836A" w14:textId="16606596" w:rsidR="006D3329" w:rsidRDefault="00666C6D" w:rsidP="006D3329">
      <w:r>
        <w:t xml:space="preserve">Dort gab es alle Entwürfe und Ziele. </w:t>
      </w:r>
      <w:r>
        <w:br/>
        <w:t>Es gab sie als barrierefreie PDF-Dokumente.</w:t>
      </w:r>
      <w:r w:rsidR="000C4609">
        <w:br/>
      </w:r>
      <w:r>
        <w:t>Es gab sie auch in Leichter Sprache</w:t>
      </w:r>
      <w:r w:rsidR="000C4609">
        <w:t>.</w:t>
      </w:r>
      <w:r>
        <w:t xml:space="preserve"> </w:t>
      </w:r>
      <w:r w:rsidR="000C4609">
        <w:br/>
        <w:t>U</w:t>
      </w:r>
      <w:r>
        <w:t xml:space="preserve">nd </w:t>
      </w:r>
      <w:r w:rsidR="000C4609">
        <w:t xml:space="preserve">es gab sie </w:t>
      </w:r>
      <w:r>
        <w:t xml:space="preserve">als </w:t>
      </w:r>
      <w:r w:rsidR="009113CF">
        <w:t xml:space="preserve">Filme mit </w:t>
      </w:r>
      <w:r>
        <w:t>Gebärdensprache.</w:t>
      </w:r>
      <w:r w:rsidR="000C4609">
        <w:br/>
        <w:t xml:space="preserve">Alle </w:t>
      </w:r>
      <w:r w:rsidR="009113CF">
        <w:t>Mensch</w:t>
      </w:r>
      <w:r w:rsidR="000C4609">
        <w:t>en und Gruppen</w:t>
      </w:r>
      <w:r>
        <w:t xml:space="preserve"> konnte</w:t>
      </w:r>
      <w:r w:rsidR="000C4609">
        <w:t>n Stellungnahmen abgeben.</w:t>
      </w:r>
      <w:r w:rsidR="000C4609">
        <w:br/>
        <w:t>Das ging</w:t>
      </w:r>
      <w:r>
        <w:t xml:space="preserve"> bis zum 31. Mai 2021.</w:t>
      </w:r>
    </w:p>
    <w:p w14:paraId="532EDF57" w14:textId="10B33E52" w:rsidR="004C2646" w:rsidRDefault="006D3329" w:rsidP="000C4609">
      <w:r>
        <w:t xml:space="preserve">Es gab </w:t>
      </w:r>
      <w:r w:rsidR="0040118A">
        <w:t>mehr als</w:t>
      </w:r>
      <w:r>
        <w:t xml:space="preserve"> 300 Ideen und Hinweise.</w:t>
      </w:r>
      <w:r w:rsidR="0040118A">
        <w:t xml:space="preserve"> </w:t>
      </w:r>
      <w:r w:rsidR="0040118A">
        <w:br/>
        <w:t xml:space="preserve">Viele Ideen konnten </w:t>
      </w:r>
      <w:r w:rsidR="00671F97">
        <w:t>von den M</w:t>
      </w:r>
      <w:ins w:id="1" w:author="Kagelmacher, Susan (Staatskanzlei)" w:date="2024-11-08T10:05:00Z">
        <w:r w:rsidR="00FC4055">
          <w:t>i</w:t>
        </w:r>
      </w:ins>
      <w:del w:id="2" w:author="Kagelmacher, Susan (Staatskanzlei)" w:date="2024-11-08T10:05:00Z">
        <w:r w:rsidR="00671F97" w:rsidDel="00FC4055">
          <w:delText>I</w:delText>
        </w:r>
      </w:del>
      <w:r w:rsidR="00671F97">
        <w:t>nisterien</w:t>
      </w:r>
      <w:r w:rsidR="0040118A">
        <w:t xml:space="preserve"> beachtet werden.</w:t>
      </w:r>
      <w:r w:rsidR="0040118A">
        <w:br/>
        <w:t>Für jede Idee gab es eine Antwort.</w:t>
      </w:r>
    </w:p>
    <w:p w14:paraId="5F2A522C" w14:textId="759F4E7A" w:rsidR="009113CF" w:rsidRDefault="009113CF">
      <w:pPr>
        <w:spacing w:after="160" w:line="259" w:lineRule="auto"/>
      </w:pPr>
      <w:r>
        <w:br w:type="page"/>
      </w:r>
    </w:p>
    <w:p w14:paraId="51EC65B2" w14:textId="42EF4B64" w:rsidR="0040118A" w:rsidRDefault="0040118A" w:rsidP="0040118A">
      <w:pPr>
        <w:pStyle w:val="berschrift3"/>
      </w:pPr>
      <w:r>
        <w:lastRenderedPageBreak/>
        <w:t xml:space="preserve">Der </w:t>
      </w:r>
      <w:proofErr w:type="spellStart"/>
      <w:r>
        <w:t>Fokus-Landes</w:t>
      </w:r>
      <w:r w:rsidR="009113CF">
        <w:t>·</w:t>
      </w:r>
      <w:r>
        <w:t>aktionsplan</w:t>
      </w:r>
      <w:proofErr w:type="spellEnd"/>
      <w:r>
        <w:t xml:space="preserve"> 2022 ist fertig</w:t>
      </w:r>
    </w:p>
    <w:p w14:paraId="54FB58D7" w14:textId="619BFEC9" w:rsidR="00F47A57" w:rsidRDefault="00F47A57" w:rsidP="00F47A57">
      <w:pPr>
        <w:pStyle w:val="Marginal"/>
        <w:framePr w:wrap="around"/>
      </w:pPr>
      <w:r>
        <w:drawing>
          <wp:inline distT="0" distB="0" distL="0" distR="0" wp14:anchorId="388A4EBE" wp14:editId="56150536">
            <wp:extent cx="1440180" cy="1433830"/>
            <wp:effectExtent l="0" t="0" r="7620" b="0"/>
            <wp:docPr id="811316301" name="Grafik 11" descr="Ein Bild, das Text, Menschliches Gesicht, Kleidung, Lächel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16301" name="Grafik 11" descr="Ein Bild, das Text, Menschliches Gesicht, Kleidung, Lächeln enthält.&#10;&#10;Automatisch generierte Beschreibu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5B98" w14:textId="319F61E7" w:rsidR="00B64BDD" w:rsidRDefault="00B64BDD" w:rsidP="000C4609">
      <w:r>
        <w:t xml:space="preserve">Die </w:t>
      </w:r>
      <w:r w:rsidR="009113CF">
        <w:t>Maßnahmen</w:t>
      </w:r>
      <w:r>
        <w:t xml:space="preserve"> von</w:t>
      </w:r>
      <w:r w:rsidR="00F56E94">
        <w:t xml:space="preserve"> den</w:t>
      </w:r>
      <w:r>
        <w:t xml:space="preserve"> M</w:t>
      </w:r>
      <w:r w:rsidR="00F56E94">
        <w:t>i</w:t>
      </w:r>
      <w:r>
        <w:t>niste</w:t>
      </w:r>
      <w:r w:rsidR="006C0845">
        <w:t>r</w:t>
      </w:r>
      <w:r>
        <w:t xml:space="preserve">ien sind zusammen </w:t>
      </w:r>
      <w:r w:rsidR="009113CF">
        <w:br/>
      </w:r>
      <w:r>
        <w:t xml:space="preserve">der Fokus-Landesaktionsplan 2022. </w:t>
      </w:r>
      <w:r>
        <w:br/>
        <w:t>Das kurze Wort dafür ist Fokus</w:t>
      </w:r>
      <w:r w:rsidR="009113CF">
        <w:t>-</w:t>
      </w:r>
      <w:r>
        <w:t>LAP 2022.</w:t>
      </w:r>
      <w:r>
        <w:br/>
        <w:t xml:space="preserve">Insgesamt gibt es 53 Maßnahmen im Plan. </w:t>
      </w:r>
      <w:r>
        <w:br/>
        <w:t xml:space="preserve">Die Ministerien </w:t>
      </w:r>
      <w:r w:rsidR="00671F97">
        <w:t>kümmern sich selbst um</w:t>
      </w:r>
      <w:r>
        <w:t xml:space="preserve"> ihre Maßnahmen. </w:t>
      </w:r>
    </w:p>
    <w:p w14:paraId="64EC8A74" w14:textId="7525B168" w:rsidR="00666C6D" w:rsidRPr="00666C6D" w:rsidRDefault="00B64BDD" w:rsidP="000C4609">
      <w:r>
        <w:t>Die Regierung mit den Minister</w:t>
      </w:r>
      <w:r w:rsidR="006C0845">
        <w:t>n und Minister</w:t>
      </w:r>
      <w:r w:rsidR="00671F97">
        <w:t>inne</w:t>
      </w:r>
      <w:r>
        <w:t xml:space="preserve">n </w:t>
      </w:r>
      <w:r w:rsidR="00671F97">
        <w:br/>
      </w:r>
      <w:r>
        <w:t xml:space="preserve">hat dem Plan zugestimmt. </w:t>
      </w:r>
      <w:r>
        <w:br/>
        <w:t>Der Landtag hat auch über den Fokus-LAP 2022 geredet.</w:t>
      </w:r>
      <w:r>
        <w:br/>
        <w:t xml:space="preserve">Im Januar 2022 wurde der Plan den Menschen im Land vorgestellt. </w:t>
      </w:r>
    </w:p>
    <w:p w14:paraId="390AD3C0" w14:textId="1DF80E7A" w:rsidR="000C4609" w:rsidRDefault="006A6EC5" w:rsidP="009113CF">
      <w:pPr>
        <w:pStyle w:val="berschrift1"/>
        <w:numPr>
          <w:ilvl w:val="0"/>
          <w:numId w:val="9"/>
        </w:numPr>
        <w:spacing w:before="360"/>
        <w:ind w:left="1060" w:hanging="703"/>
      </w:pPr>
      <w:r w:rsidRPr="006A6EC5">
        <w:t>Online-Datenbank</w:t>
      </w:r>
      <w:r>
        <w:t xml:space="preserve"> zur </w:t>
      </w:r>
      <w:r w:rsidRPr="006A6EC5">
        <w:t xml:space="preserve">UN-BRK und </w:t>
      </w:r>
      <w:r>
        <w:br/>
      </w:r>
      <w:r w:rsidRPr="006A6EC5">
        <w:t>de</w:t>
      </w:r>
      <w:r>
        <w:t>r</w:t>
      </w:r>
      <w:r w:rsidRPr="006A6EC5">
        <w:t xml:space="preserve"> Fokus-LAP 2022 im </w:t>
      </w:r>
      <w:proofErr w:type="spellStart"/>
      <w:r w:rsidRPr="006A6EC5">
        <w:t>Landes</w:t>
      </w:r>
      <w:r>
        <w:t>·</w:t>
      </w:r>
      <w:r w:rsidRPr="006A6EC5">
        <w:t>porta</w:t>
      </w:r>
      <w:r>
        <w:t>l</w:t>
      </w:r>
      <w:proofErr w:type="spellEnd"/>
    </w:p>
    <w:p w14:paraId="656AFAF5" w14:textId="343B039F" w:rsidR="00F47A57" w:rsidRDefault="00F47A57" w:rsidP="00F47A57">
      <w:pPr>
        <w:pStyle w:val="Marginal"/>
        <w:framePr w:wrap="around"/>
      </w:pPr>
      <w:r>
        <w:drawing>
          <wp:inline distT="0" distB="0" distL="0" distR="0" wp14:anchorId="5706CABE" wp14:editId="1FE44F02">
            <wp:extent cx="1440180" cy="1553845"/>
            <wp:effectExtent l="0" t="0" r="7620" b="8255"/>
            <wp:docPr id="673974004" name="Grafik 1" descr="Ein Bild, das Text, Schrift, Screenshot, Logo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74004" name="Grafik 1" descr="Ein Bild, das Text, Schrift, Screenshot, Logo enthält.&#10;&#10;Automatisch generierte Beschreibu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CA61" w14:textId="21F95638" w:rsidR="00AE24D5" w:rsidRDefault="00104D14" w:rsidP="00B3767A">
      <w:r>
        <w:t xml:space="preserve">Alle Menschen </w:t>
      </w:r>
      <w:r w:rsidR="00F56E94">
        <w:t>in</w:t>
      </w:r>
      <w:r>
        <w:t xml:space="preserve"> Schleswig-Holstein sollen den Fokus-LAP kennen. </w:t>
      </w:r>
      <w:r>
        <w:br/>
      </w:r>
      <w:r w:rsidR="00F56E94">
        <w:t>A</w:t>
      </w:r>
      <w:r w:rsidR="00A353E0">
        <w:t xml:space="preserve">lle Infos zum Fokus-LAP </w:t>
      </w:r>
      <w:r w:rsidR="00F56E94">
        <w:t xml:space="preserve">soll es im Computer </w:t>
      </w:r>
      <w:r w:rsidR="00A353E0">
        <w:t xml:space="preserve">geben. </w:t>
      </w:r>
      <w:r w:rsidR="00A353E0">
        <w:br/>
        <w:t>Und wichtige Infos zur UN-BRK.</w:t>
      </w:r>
      <w:r w:rsidR="00A353E0">
        <w:br/>
      </w:r>
      <w:r w:rsidR="00AE24D5">
        <w:t>Alle</w:t>
      </w:r>
      <w:r w:rsidR="00A353E0">
        <w:t xml:space="preserve"> soll</w:t>
      </w:r>
      <w:r w:rsidR="00AE24D5">
        <w:t>en</w:t>
      </w:r>
      <w:r w:rsidR="00A353E0">
        <w:t xml:space="preserve"> d</w:t>
      </w:r>
      <w:r w:rsidR="00F56E94">
        <w:t>iese Daten</w:t>
      </w:r>
      <w:r w:rsidR="00AE24D5">
        <w:t xml:space="preserve"> be</w:t>
      </w:r>
      <w:r w:rsidR="00A353E0">
        <w:t xml:space="preserve">nutzen können. </w:t>
      </w:r>
      <w:r w:rsidR="00A353E0">
        <w:br/>
      </w:r>
      <w:r w:rsidR="00AE24D5">
        <w:t>Dafür</w:t>
      </w:r>
      <w:r w:rsidR="00746E09">
        <w:t xml:space="preserve"> wurde</w:t>
      </w:r>
      <w:r w:rsidR="00A353E0">
        <w:t xml:space="preserve"> </w:t>
      </w:r>
      <w:r>
        <w:t xml:space="preserve">eine Datenbank </w:t>
      </w:r>
      <w:r w:rsidR="00AE24D5">
        <w:t>im Internet veröffentlicht</w:t>
      </w:r>
      <w:r>
        <w:t>.</w:t>
      </w:r>
    </w:p>
    <w:p w14:paraId="2B5559C5" w14:textId="585DFA31" w:rsidR="00104D14" w:rsidRDefault="00104D14" w:rsidP="00B3767A">
      <w:r>
        <w:t xml:space="preserve">Regelmäßig </w:t>
      </w:r>
      <w:r w:rsidR="00AE24D5">
        <w:t>komm</w:t>
      </w:r>
      <w:r>
        <w:t xml:space="preserve">en neue Infos in die </w:t>
      </w:r>
      <w:r w:rsidR="00746E09">
        <w:t xml:space="preserve">Online </w:t>
      </w:r>
      <w:r>
        <w:t xml:space="preserve">Datenbank. </w:t>
      </w:r>
    </w:p>
    <w:p w14:paraId="1F171619" w14:textId="6852219E" w:rsidR="00A353E0" w:rsidRDefault="00A353E0" w:rsidP="00A353E0">
      <w:pPr>
        <w:pStyle w:val="berschrift3"/>
      </w:pPr>
      <w:r>
        <w:t>Die Online-Datenbank ist fertig.</w:t>
      </w:r>
    </w:p>
    <w:p w14:paraId="09D55BCA" w14:textId="0C2774EC" w:rsidR="00F47A57" w:rsidRPr="00F47A57" w:rsidRDefault="00F47A57" w:rsidP="00F47A57">
      <w:pPr>
        <w:pStyle w:val="Marginal"/>
        <w:framePr w:wrap="around"/>
      </w:pPr>
      <w:r>
        <w:drawing>
          <wp:inline distT="0" distB="0" distL="0" distR="0" wp14:anchorId="60BD2A45" wp14:editId="6A77AE00">
            <wp:extent cx="1440180" cy="1365885"/>
            <wp:effectExtent l="0" t="0" r="7620" b="5715"/>
            <wp:docPr id="1001153866" name="Grafik 12" descr="Ein Bild, das Text, Karte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3866" name="Grafik 12" descr="Ein Bild, das Text, Karte, Screenshot enthält.&#10;&#10;Automatisch generierte Beschreibu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4302" w14:textId="1FB7A1F7" w:rsidR="00D7345F" w:rsidRDefault="00B3767A" w:rsidP="00A353E0">
      <w:r>
        <w:t xml:space="preserve">Im Jahr 2022 wurde die </w:t>
      </w:r>
      <w:r w:rsidR="00A353E0">
        <w:t>Onlin</w:t>
      </w:r>
      <w:r>
        <w:t xml:space="preserve">e-Datenbank </w:t>
      </w:r>
      <w:r w:rsidR="00A353E0">
        <w:t>erstell</w:t>
      </w:r>
      <w:r>
        <w:t>t.</w:t>
      </w:r>
      <w:r w:rsidR="0082271F">
        <w:t xml:space="preserve"> </w:t>
      </w:r>
      <w:r w:rsidR="0082271F">
        <w:br/>
        <w:t xml:space="preserve">Diese Datenbank ist eine Sammlung von Texten im Internet. </w:t>
      </w:r>
    </w:p>
    <w:p w14:paraId="1B7A5BDC" w14:textId="62CD4789" w:rsidR="00D7345F" w:rsidRDefault="00D7345F" w:rsidP="00D7345F">
      <w:r>
        <w:t xml:space="preserve">Alle Maßnahmen aus dem Fokus-LAP 2022 sind in der Datenbank. </w:t>
      </w:r>
      <w:r>
        <w:br/>
        <w:t>Und viele andere Daten.</w:t>
      </w:r>
      <w:r w:rsidR="0082271F">
        <w:t xml:space="preserve"> </w:t>
      </w:r>
    </w:p>
    <w:p w14:paraId="48ACE29D" w14:textId="703681AE" w:rsidR="003678F9" w:rsidRDefault="00176899" w:rsidP="00A353E0">
      <w:r>
        <w:t xml:space="preserve">Alle Menschen können die Online-Datenbank benutzen. </w:t>
      </w:r>
      <w:r>
        <w:br/>
      </w:r>
      <w:r w:rsidR="00A353E0">
        <w:t>In der</w:t>
      </w:r>
      <w:r w:rsidR="00B3767A">
        <w:t xml:space="preserve"> Datenbank </w:t>
      </w:r>
      <w:r w:rsidR="00A353E0">
        <w:t xml:space="preserve">können </w:t>
      </w:r>
      <w:r w:rsidR="00D7345F">
        <w:t>Menschen</w:t>
      </w:r>
      <w:r w:rsidR="00A353E0">
        <w:t xml:space="preserve"> Daten suchen</w:t>
      </w:r>
      <w:r w:rsidR="003678F9">
        <w:t xml:space="preserve">. </w:t>
      </w:r>
      <w:r w:rsidR="003678F9">
        <w:br/>
        <w:t xml:space="preserve">Dafür </w:t>
      </w:r>
      <w:r w:rsidR="00B3767A">
        <w:t xml:space="preserve">hat </w:t>
      </w:r>
      <w:r w:rsidR="003678F9">
        <w:t xml:space="preserve">sie </w:t>
      </w:r>
      <w:r w:rsidR="00B3767A">
        <w:t xml:space="preserve">verschiedene </w:t>
      </w:r>
      <w:proofErr w:type="spellStart"/>
      <w:r w:rsidR="00B3767A">
        <w:t>Such</w:t>
      </w:r>
      <w:r w:rsidR="003678F9">
        <w:t>·f</w:t>
      </w:r>
      <w:r w:rsidR="00B3767A">
        <w:t>unktionen</w:t>
      </w:r>
      <w:proofErr w:type="spellEnd"/>
      <w:r w:rsidR="00B3767A">
        <w:t>.</w:t>
      </w:r>
      <w:r w:rsidR="00D7345F">
        <w:br/>
      </w:r>
      <w:r w:rsidR="003678F9">
        <w:t>Und s</w:t>
      </w:r>
      <w:r w:rsidR="00B3767A">
        <w:t>ie ist barrierefrei und einfach zu bedienen.</w:t>
      </w:r>
    </w:p>
    <w:p w14:paraId="100224F8" w14:textId="77777777" w:rsidR="00D7345F" w:rsidRDefault="00D7345F">
      <w:pPr>
        <w:spacing w:after="160" w:line="259" w:lineRule="auto"/>
      </w:pPr>
      <w:r>
        <w:br w:type="page"/>
      </w:r>
    </w:p>
    <w:p w14:paraId="71D4EE68" w14:textId="460A454E" w:rsidR="003678F9" w:rsidRDefault="0082271F" w:rsidP="00176899">
      <w:pPr>
        <w:pStyle w:val="berschrift3"/>
      </w:pPr>
      <w:r>
        <w:lastRenderedPageBreak/>
        <w:t>So bearbeitet das Land die</w:t>
      </w:r>
      <w:r w:rsidR="003678F9">
        <w:t xml:space="preserve"> </w:t>
      </w:r>
      <w:r>
        <w:t>Online-</w:t>
      </w:r>
      <w:r w:rsidR="003678F9">
        <w:t>Datenbank:</w:t>
      </w:r>
    </w:p>
    <w:p w14:paraId="74D72C85" w14:textId="6808C409" w:rsidR="00F47A57" w:rsidRDefault="00F47A57" w:rsidP="00F47A57">
      <w:pPr>
        <w:pStyle w:val="Marginal"/>
        <w:framePr w:wrap="around"/>
      </w:pPr>
      <w:r>
        <w:drawing>
          <wp:inline distT="0" distB="0" distL="0" distR="0" wp14:anchorId="33557F63" wp14:editId="2747042B">
            <wp:extent cx="1440180" cy="1207135"/>
            <wp:effectExtent l="0" t="0" r="7620" b="0"/>
            <wp:docPr id="550219904" name="Grafik 13" descr="Ein Bild, das Notebook Notizbuch, Elektronik, Computer, computer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19904" name="Grafik 13" descr="Ein Bild, das Notebook Notizbuch, Elektronik, Computer, computer enthält.&#10;&#10;Automatisch generierte Beschreibu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FEA1" w14:textId="2E7ACFFB" w:rsidR="003678F9" w:rsidRDefault="0082271F" w:rsidP="00AC443F">
      <w:pPr>
        <w:pStyle w:val="Listenabsatz"/>
        <w:numPr>
          <w:ilvl w:val="0"/>
          <w:numId w:val="24"/>
        </w:numPr>
      </w:pPr>
      <w:r>
        <w:t>In den Ministerien kümmern sich</w:t>
      </w:r>
      <w:r w:rsidR="003678F9">
        <w:t xml:space="preserve"> Personen </w:t>
      </w:r>
      <w:r>
        <w:t>um</w:t>
      </w:r>
      <w:r w:rsidR="003678F9">
        <w:t xml:space="preserve"> die Daten. </w:t>
      </w:r>
      <w:r w:rsidR="003678F9">
        <w:br/>
        <w:t>Und sie geben neue Daten ein.</w:t>
      </w:r>
    </w:p>
    <w:p w14:paraId="0E42A625" w14:textId="2E1D5ECA" w:rsidR="003678F9" w:rsidRDefault="0082271F" w:rsidP="00AC443F">
      <w:pPr>
        <w:pStyle w:val="Listenabsatz"/>
        <w:numPr>
          <w:ilvl w:val="0"/>
          <w:numId w:val="24"/>
        </w:numPr>
      </w:pPr>
      <w:r>
        <w:t>Sie</w:t>
      </w:r>
      <w:r w:rsidR="003678F9">
        <w:t xml:space="preserve"> können </w:t>
      </w:r>
      <w:r>
        <w:t xml:space="preserve">auch </w:t>
      </w:r>
      <w:r w:rsidR="003678F9">
        <w:t>neue Maßnahmen einfügen.</w:t>
      </w:r>
      <w:r>
        <w:t xml:space="preserve"> </w:t>
      </w:r>
      <w:r>
        <w:br/>
        <w:t>Menschen und Gruppen können Maßnahmen vorschlagen.</w:t>
      </w:r>
    </w:p>
    <w:p w14:paraId="4ABF5CEE" w14:textId="0FC7FF49" w:rsidR="000C4609" w:rsidRDefault="003678F9" w:rsidP="00AC443F">
      <w:pPr>
        <w:pStyle w:val="Listenabsatz"/>
        <w:numPr>
          <w:ilvl w:val="0"/>
          <w:numId w:val="24"/>
        </w:numPr>
      </w:pPr>
      <w:r>
        <w:t xml:space="preserve">Einige Maßnahmen sind vielleicht beendet. </w:t>
      </w:r>
      <w:r>
        <w:br/>
        <w:t>Sie bleiben bis zur nächsten Überprüfung in der Datenbank.</w:t>
      </w:r>
      <w:r>
        <w:br/>
        <w:t>Danach werden sie aus der Datenbank gelöscht.</w:t>
      </w:r>
    </w:p>
    <w:p w14:paraId="4B788043" w14:textId="2398D16D" w:rsidR="000C4609" w:rsidRDefault="003678F9" w:rsidP="00AC443F">
      <w:r w:rsidRPr="003678F9">
        <w:t xml:space="preserve">Die aktuellen Daten </w:t>
      </w:r>
      <w:r>
        <w:t xml:space="preserve">können Sie im Internet </w:t>
      </w:r>
      <w:r w:rsidRPr="003678F9">
        <w:t>auf</w:t>
      </w:r>
      <w:r w:rsidR="0082271F">
        <w:t xml:space="preserve"> </w:t>
      </w:r>
      <w:r w:rsidR="0082271F">
        <w:br/>
      </w:r>
      <w:hyperlink r:id="rId20" w:history="1">
        <w:r w:rsidR="0082271F" w:rsidRPr="0070497F">
          <w:rPr>
            <w:rStyle w:val="Hyperlink"/>
          </w:rPr>
          <w:t>www.schleswig-holstein.de/unbrk</w:t>
        </w:r>
      </w:hyperlink>
      <w:r>
        <w:t xml:space="preserve"> finden</w:t>
      </w:r>
      <w:r w:rsidRPr="003678F9">
        <w:t>.</w:t>
      </w:r>
    </w:p>
    <w:p w14:paraId="136CA6F3" w14:textId="00DC639C" w:rsidR="000C4609" w:rsidRDefault="0012345D" w:rsidP="0082271F">
      <w:pPr>
        <w:pStyle w:val="berschrift1"/>
        <w:numPr>
          <w:ilvl w:val="0"/>
          <w:numId w:val="9"/>
        </w:numPr>
        <w:spacing w:before="360"/>
        <w:ind w:left="1060" w:hanging="703"/>
      </w:pPr>
      <w:r>
        <w:t>Daten in der Online-Datenbank zur UN-BRK sind immer aktuell</w:t>
      </w:r>
    </w:p>
    <w:p w14:paraId="630D217D" w14:textId="77777777" w:rsidR="00176899" w:rsidRDefault="00176899" w:rsidP="00176899">
      <w:pPr>
        <w:pStyle w:val="Marginal"/>
        <w:framePr w:wrap="around" w:x="302" w:y="76"/>
      </w:pPr>
      <w:r>
        <w:drawing>
          <wp:inline distT="0" distB="0" distL="0" distR="0" wp14:anchorId="1D2FC8FD" wp14:editId="51B852A2">
            <wp:extent cx="1440180" cy="1116330"/>
            <wp:effectExtent l="0" t="0" r="7620" b="7620"/>
            <wp:docPr id="1354230839" name="Grafik 14" descr="Ein Bild, das computer, Computer, Kleidung, Cartoo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30839" name="Grafik 14" descr="Ein Bild, das computer, Computer, Kleidung, Cartoon enthält.&#10;&#10;Automatisch generierte Beschreibu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2C51" w14:textId="58E57958" w:rsidR="0012345D" w:rsidRDefault="0012345D" w:rsidP="0082271F">
      <w:pPr>
        <w:spacing w:after="120"/>
      </w:pPr>
      <w:r>
        <w:t xml:space="preserve">Viele Menschen sollen die Datenbank </w:t>
      </w:r>
      <w:r w:rsidR="00176899">
        <w:t xml:space="preserve">zum Fokus-LAP </w:t>
      </w:r>
      <w:r>
        <w:t xml:space="preserve">benutzen. </w:t>
      </w:r>
      <w:r>
        <w:br/>
      </w:r>
      <w:r w:rsidR="005D6B5E">
        <w:t>Der Fokus-LAP soll weiter bearbeitet werden.</w:t>
      </w:r>
      <w:r w:rsidR="005D6B5E">
        <w:br/>
        <w:t xml:space="preserve">Damit er immer </w:t>
      </w:r>
      <w:r w:rsidR="006C0845">
        <w:t>aktuell ist</w:t>
      </w:r>
      <w:r w:rsidR="005D6B5E">
        <w:t>.</w:t>
      </w:r>
      <w:r w:rsidR="005D6B5E">
        <w:br/>
        <w:t>Das heißt auch fortschreiben.</w:t>
      </w:r>
    </w:p>
    <w:p w14:paraId="0C76C668" w14:textId="6E9FF28C" w:rsidR="0012345D" w:rsidRDefault="005D6B5E" w:rsidP="00176899">
      <w:r>
        <w:t xml:space="preserve">Es gibt </w:t>
      </w:r>
      <w:r w:rsidR="008C666A">
        <w:t xml:space="preserve">dafür </w:t>
      </w:r>
      <w:r>
        <w:t>einen Plan zum Fokus-LAP.</w:t>
      </w:r>
    </w:p>
    <w:p w14:paraId="5FCDC7E1" w14:textId="752BCB2C" w:rsidR="008C666A" w:rsidRDefault="00176899" w:rsidP="002E5025">
      <w:r>
        <w:t>In der Online-Datenbank finden Sie auch:</w:t>
      </w:r>
      <w:r>
        <w:br/>
      </w:r>
      <w:r w:rsidR="008C666A">
        <w:t xml:space="preserve">Änderungen bei Maßnahmen </w:t>
      </w:r>
      <w:r w:rsidR="00D65EE5">
        <w:t>vo</w:t>
      </w:r>
      <w:r w:rsidR="008C666A">
        <w:t>m Fokus-LAP.</w:t>
      </w:r>
    </w:p>
    <w:p w14:paraId="76FAC672" w14:textId="252B048D" w:rsidR="002E5025" w:rsidRDefault="008C666A" w:rsidP="002E5025">
      <w:r>
        <w:t>So kann man für die ganze Zeit seit 2022 prüfen:</w:t>
      </w:r>
      <w:r>
        <w:br/>
        <w:t xml:space="preserve">Wie gut wurden </w:t>
      </w:r>
      <w:r w:rsidR="0082271F">
        <w:t xml:space="preserve">der </w:t>
      </w:r>
      <w:r>
        <w:t xml:space="preserve">Fokus-LAP </w:t>
      </w:r>
      <w:r w:rsidR="0082271F">
        <w:br/>
      </w:r>
      <w:r>
        <w:t xml:space="preserve">und </w:t>
      </w:r>
      <w:r w:rsidR="0082271F">
        <w:t xml:space="preserve">die </w:t>
      </w:r>
      <w:r>
        <w:t>UN-BRK beachtet</w:t>
      </w:r>
      <w:r w:rsidR="002E5025">
        <w:t>?</w:t>
      </w:r>
    </w:p>
    <w:p w14:paraId="07E56156" w14:textId="007407F3" w:rsidR="00AC443F" w:rsidRDefault="00AC443F">
      <w:pPr>
        <w:spacing w:after="160" w:line="259" w:lineRule="auto"/>
      </w:pPr>
      <w:r>
        <w:br w:type="page"/>
      </w:r>
    </w:p>
    <w:p w14:paraId="7E61AD8C" w14:textId="77777777" w:rsidR="00AC443F" w:rsidRDefault="00AC443F" w:rsidP="002E5025"/>
    <w:p w14:paraId="3C6BA553" w14:textId="36E8C74A" w:rsidR="00AC443F" w:rsidRDefault="002E5025" w:rsidP="00AC443F">
      <w:pPr>
        <w:pStyle w:val="berschrift3"/>
      </w:pPr>
      <w:r>
        <w:t>2024 sollte</w:t>
      </w:r>
      <w:r w:rsidR="00B662E2">
        <w:t xml:space="preserve"> es</w:t>
      </w:r>
      <w:r>
        <w:t xml:space="preserve"> </w:t>
      </w:r>
      <w:r w:rsidR="00AC443F">
        <w:t xml:space="preserve">Änderungen am </w:t>
      </w:r>
      <w:r>
        <w:t xml:space="preserve">Fokus-LAP </w:t>
      </w:r>
      <w:r w:rsidR="00AC443F">
        <w:t xml:space="preserve">in der Datenbank </w:t>
      </w:r>
      <w:r w:rsidR="00B662E2">
        <w:t>gebe</w:t>
      </w:r>
      <w:r w:rsidR="00AC443F">
        <w:t>n</w:t>
      </w:r>
      <w:r>
        <w:t xml:space="preserve">. </w:t>
      </w:r>
    </w:p>
    <w:p w14:paraId="42B533AD" w14:textId="32748DAB" w:rsidR="002E5025" w:rsidRDefault="002E5025" w:rsidP="002E5025">
      <w:r>
        <w:t>Dafür sollten Ministerien und Staatskanzlei einige Sachen machen.</w:t>
      </w:r>
    </w:p>
    <w:p w14:paraId="5E287391" w14:textId="7DD0ECCE" w:rsidR="002E5025" w:rsidRDefault="002E5025" w:rsidP="0003528C">
      <w:pPr>
        <w:pStyle w:val="Listenabsatz"/>
        <w:numPr>
          <w:ilvl w:val="0"/>
          <w:numId w:val="12"/>
        </w:numPr>
        <w:ind w:left="1060" w:hanging="703"/>
      </w:pPr>
      <w:r>
        <w:t xml:space="preserve">Alle Ministerien haben geprüft: </w:t>
      </w:r>
      <w:r>
        <w:br/>
      </w:r>
      <w:r w:rsidR="00D65EE5">
        <w:t xml:space="preserve">Wer </w:t>
      </w:r>
      <w:r w:rsidR="00176899">
        <w:t>ist im Ministerium für die Datenbank zuständig</w:t>
      </w:r>
      <w:r>
        <w:t xml:space="preserve">? </w:t>
      </w:r>
    </w:p>
    <w:p w14:paraId="730B3662" w14:textId="254992E9" w:rsidR="00E41770" w:rsidRDefault="00176899" w:rsidP="0003528C">
      <w:pPr>
        <w:pStyle w:val="Listenabsatz"/>
        <w:numPr>
          <w:ilvl w:val="0"/>
          <w:numId w:val="12"/>
        </w:numPr>
        <w:ind w:left="1060" w:hanging="703"/>
      </w:pPr>
      <w:r>
        <w:t xml:space="preserve">Alle </w:t>
      </w:r>
      <w:r w:rsidR="00E41770">
        <w:t xml:space="preserve">Maßnahmen </w:t>
      </w:r>
      <w:r w:rsidR="00D65EE5">
        <w:t xml:space="preserve">in der Datenbank </w:t>
      </w:r>
      <w:r>
        <w:t>wurd</w:t>
      </w:r>
      <w:r w:rsidR="00E41770">
        <w:t xml:space="preserve">en </w:t>
      </w:r>
      <w:r w:rsidR="00D65EE5">
        <w:t xml:space="preserve">geprüft. </w:t>
      </w:r>
      <w:r w:rsidR="00D65EE5">
        <w:br/>
      </w:r>
      <w:r>
        <w:t>So weiß man, was schon gemacht wurde.</w:t>
      </w:r>
    </w:p>
    <w:p w14:paraId="3880C1D9" w14:textId="346D802C" w:rsidR="00970620" w:rsidRDefault="00970620" w:rsidP="00970620">
      <w:pPr>
        <w:pStyle w:val="Marginal"/>
        <w:framePr w:wrap="around"/>
      </w:pPr>
      <w:r>
        <w:drawing>
          <wp:inline distT="0" distB="0" distL="0" distR="0" wp14:anchorId="67DAD845" wp14:editId="6FC773F4">
            <wp:extent cx="1440180" cy="1237615"/>
            <wp:effectExtent l="0" t="0" r="7620" b="635"/>
            <wp:docPr id="316072832" name="Grafik 16" descr="Ein Bild, das Kleidung, Cartoon, Menschliches Gesicht, Zeichn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72832" name="Grafik 16" descr="Ein Bild, das Kleidung, Cartoon, Menschliches Gesicht, Zeichnung enthält.&#10;&#10;Automatisch generierte Beschreibu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F474" w14:textId="12CCBA06" w:rsidR="00462D29" w:rsidRDefault="009317DD" w:rsidP="0003528C">
      <w:pPr>
        <w:pStyle w:val="Listenabsatz"/>
        <w:numPr>
          <w:ilvl w:val="0"/>
          <w:numId w:val="12"/>
        </w:numPr>
        <w:ind w:left="1060" w:hanging="703"/>
      </w:pPr>
      <w:r>
        <w:t xml:space="preserve">Es sollte neue Maßnahmen und Ziele geben. </w:t>
      </w:r>
      <w:r>
        <w:br/>
      </w:r>
      <w:r w:rsidR="00AC443F">
        <w:t>D</w:t>
      </w:r>
      <w:r w:rsidR="00462D29">
        <w:t>i</w:t>
      </w:r>
      <w:r>
        <w:t>e</w:t>
      </w:r>
      <w:r w:rsidR="00AC443F">
        <w:t xml:space="preserve"> Maßnahmen</w:t>
      </w:r>
      <w:r>
        <w:t xml:space="preserve"> sollten bis 12. Juli 2024 fertig sein. </w:t>
      </w:r>
    </w:p>
    <w:p w14:paraId="60BE4849" w14:textId="7A670106" w:rsidR="00462D29" w:rsidRDefault="00AC443F" w:rsidP="00462D29">
      <w:pPr>
        <w:pStyle w:val="Listenabsatz"/>
        <w:numPr>
          <w:ilvl w:val="0"/>
          <w:numId w:val="0"/>
        </w:numPr>
        <w:ind w:left="1060"/>
      </w:pPr>
      <w:r>
        <w:t>E</w:t>
      </w:r>
      <w:r w:rsidR="009317DD">
        <w:t xml:space="preserve">inige Ministerien </w:t>
      </w:r>
      <w:r>
        <w:t>sind noch nicht fertig</w:t>
      </w:r>
      <w:r w:rsidR="009317DD">
        <w:t xml:space="preserve">. </w:t>
      </w:r>
      <w:r w:rsidR="009317DD">
        <w:br/>
      </w:r>
      <w:r>
        <w:t>Für einige Ministerien</w:t>
      </w:r>
      <w:r w:rsidR="009317DD">
        <w:t xml:space="preserve"> war </w:t>
      </w:r>
      <w:r>
        <w:t xml:space="preserve">die Zeit </w:t>
      </w:r>
      <w:r w:rsidR="009317DD">
        <w:t>zu kurz.</w:t>
      </w:r>
    </w:p>
    <w:p w14:paraId="70A4EDAF" w14:textId="70BD328F" w:rsidR="009317DD" w:rsidRDefault="009317DD" w:rsidP="00462D29">
      <w:pPr>
        <w:pStyle w:val="berschrift1"/>
        <w:numPr>
          <w:ilvl w:val="0"/>
          <w:numId w:val="13"/>
        </w:numPr>
        <w:spacing w:before="240"/>
        <w:ind w:left="1060" w:hanging="703"/>
      </w:pPr>
      <w:r>
        <w:t xml:space="preserve">Der Zeitplan für Änderungen am </w:t>
      </w:r>
      <w:r w:rsidR="00B662E2">
        <w:br/>
      </w:r>
      <w:r>
        <w:t>Fokus-LAP 2022 wurde geändert.</w:t>
      </w:r>
    </w:p>
    <w:p w14:paraId="60785A5E" w14:textId="106058DB" w:rsidR="00AC443F" w:rsidRDefault="00AC443F" w:rsidP="00AC443F">
      <w:pPr>
        <w:pStyle w:val="berschrift2"/>
      </w:pPr>
      <w:r>
        <w:t>Die Staatenprüfung von Deutschland im Jahr 2023</w:t>
      </w:r>
    </w:p>
    <w:p w14:paraId="6C2F6186" w14:textId="77777777" w:rsidR="00B662E2" w:rsidRDefault="00B662E2" w:rsidP="00B662E2">
      <w:pPr>
        <w:pStyle w:val="Marginal"/>
        <w:framePr w:wrap="around" w:x="245" w:y="309"/>
      </w:pPr>
      <w:r>
        <w:drawing>
          <wp:inline distT="0" distB="0" distL="0" distR="0" wp14:anchorId="745CE5DA" wp14:editId="37C8B3D6">
            <wp:extent cx="1440180" cy="1940560"/>
            <wp:effectExtent l="0" t="0" r="7620" b="2540"/>
            <wp:docPr id="1883568632" name="Grafik 5" descr="Ein Bild, das Text, Logo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68632" name="Grafik 5" descr="Ein Bild, das Text, Logo, Design enthält.&#10;&#10;Automatisch generierte Beschreibu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3448" w14:textId="40B2EFEE" w:rsidR="00970620" w:rsidRDefault="006C0845" w:rsidP="0003528C">
      <w:r>
        <w:t>Die</w:t>
      </w:r>
      <w:r w:rsidR="0003528C">
        <w:t xml:space="preserve"> Vereinten Nationen </w:t>
      </w:r>
      <w:r w:rsidR="00462D29">
        <w:t xml:space="preserve">sind eine große Gruppe. </w:t>
      </w:r>
      <w:r w:rsidR="00462D29">
        <w:br/>
        <w:t xml:space="preserve">Dort </w:t>
      </w:r>
      <w:r w:rsidR="0003528C">
        <w:t xml:space="preserve">treffen sich Vertreter von fast allen Staaten. </w:t>
      </w:r>
      <w:r w:rsidR="0003528C">
        <w:br/>
      </w:r>
      <w:r w:rsidR="00462D29">
        <w:t xml:space="preserve">Das kurze Wort für Vereinte Nationen ist UN. </w:t>
      </w:r>
      <w:r w:rsidR="00462D29">
        <w:br/>
      </w:r>
      <w:r w:rsidR="0003528C">
        <w:t xml:space="preserve">Die </w:t>
      </w:r>
      <w:r w:rsidR="00462D29">
        <w:t>UN</w:t>
      </w:r>
      <w:r w:rsidR="0003528C">
        <w:t xml:space="preserve"> machen Regeln.</w:t>
      </w:r>
      <w:r w:rsidR="0003528C">
        <w:br/>
        <w:t xml:space="preserve">Zum Beispiel die UN-BRK. </w:t>
      </w:r>
      <w:r w:rsidR="00462D29">
        <w:br/>
        <w:t xml:space="preserve">Das ist die </w:t>
      </w:r>
      <w:proofErr w:type="spellStart"/>
      <w:r w:rsidR="00462D29">
        <w:t>UN-Behinderten</w:t>
      </w:r>
      <w:r w:rsidR="00B662E2">
        <w:t>·</w:t>
      </w:r>
      <w:r w:rsidR="00462D29">
        <w:t>rechte</w:t>
      </w:r>
      <w:r w:rsidR="00B662E2">
        <w:t>·k</w:t>
      </w:r>
      <w:r w:rsidR="00462D29">
        <w:t>onvention</w:t>
      </w:r>
      <w:proofErr w:type="spellEnd"/>
      <w:r w:rsidR="00462D29">
        <w:t>.</w:t>
      </w:r>
      <w:r w:rsidR="0003528C">
        <w:br/>
        <w:t xml:space="preserve">Staaten müssen sich an diese Regeln halten. </w:t>
      </w:r>
    </w:p>
    <w:p w14:paraId="0EF93712" w14:textId="269CBDAE" w:rsidR="009317DD" w:rsidRDefault="0003528C" w:rsidP="0003528C">
      <w:r>
        <w:t xml:space="preserve">Das überprüfen Fachleute für die Vereinten Nationen. </w:t>
      </w:r>
      <w:r>
        <w:br/>
        <w:t>Eine Gruppe prüft, wie Sta</w:t>
      </w:r>
      <w:r w:rsidR="006C0845">
        <w:t>a</w:t>
      </w:r>
      <w:r>
        <w:t xml:space="preserve">ten die UN-BRK beachten. </w:t>
      </w:r>
      <w:r>
        <w:br/>
        <w:t xml:space="preserve">Diese Gruppe heißt Fachausschuss. </w:t>
      </w:r>
      <w:r w:rsidR="00D63919">
        <w:br/>
        <w:t>Deutschland musste dafür einen Bericht zur UN-BRK abgeben.</w:t>
      </w:r>
      <w:r w:rsidR="00D63919">
        <w:br/>
        <w:t>Schleswig-Holstein hat an dem Bericht mitgearbeitet.</w:t>
      </w:r>
      <w:r>
        <w:br/>
      </w:r>
      <w:r w:rsidR="00B662E2">
        <w:t>D</w:t>
      </w:r>
      <w:r>
        <w:t>ie Prüfung</w:t>
      </w:r>
      <w:r w:rsidR="00B662E2">
        <w:t xml:space="preserve"> durch den Fachausschuss</w:t>
      </w:r>
      <w:r>
        <w:t xml:space="preserve"> heißt </w:t>
      </w:r>
      <w:proofErr w:type="spellStart"/>
      <w:r>
        <w:t>Staaten</w:t>
      </w:r>
      <w:r w:rsidR="00AC443F">
        <w:t>·</w:t>
      </w:r>
      <w:r>
        <w:t>prüfung</w:t>
      </w:r>
      <w:proofErr w:type="spellEnd"/>
      <w:r>
        <w:t xml:space="preserve">. </w:t>
      </w:r>
      <w:r>
        <w:br/>
        <w:t xml:space="preserve">Im Jahr 2023 gab es eine </w:t>
      </w:r>
      <w:proofErr w:type="spellStart"/>
      <w:r>
        <w:t>Staaten·prüfung</w:t>
      </w:r>
      <w:proofErr w:type="spellEnd"/>
      <w:r>
        <w:t xml:space="preserve"> für Deutschland.</w:t>
      </w:r>
      <w:r w:rsidR="00B472E1">
        <w:t xml:space="preserve"> </w:t>
      </w:r>
    </w:p>
    <w:p w14:paraId="752D35C1" w14:textId="4B98BD61" w:rsidR="0003528C" w:rsidRPr="009317DD" w:rsidRDefault="006C04AA" w:rsidP="006C04AA">
      <w:pPr>
        <w:pStyle w:val="berschrift3"/>
      </w:pPr>
      <w:r>
        <w:lastRenderedPageBreak/>
        <w:t xml:space="preserve">Ergebnisse von der </w:t>
      </w:r>
      <w:proofErr w:type="spellStart"/>
      <w:r>
        <w:t>Staaten·prüfung</w:t>
      </w:r>
      <w:proofErr w:type="spellEnd"/>
    </w:p>
    <w:p w14:paraId="3A4C1E3D" w14:textId="77777777" w:rsidR="00B662E2" w:rsidRDefault="00B662E2" w:rsidP="00B662E2">
      <w:pPr>
        <w:pStyle w:val="Marginal"/>
        <w:framePr w:wrap="around" w:x="245" w:y="487"/>
      </w:pPr>
      <w:r>
        <w:drawing>
          <wp:inline distT="0" distB="0" distL="0" distR="0" wp14:anchorId="278D4546" wp14:editId="0D4C00D5">
            <wp:extent cx="1440180" cy="1213485"/>
            <wp:effectExtent l="0" t="0" r="7620" b="5715"/>
            <wp:docPr id="1288318826" name="Grafik 6" descr="Ein Bild, das Text, Zeichnung, Brief, Hand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18826" name="Grafik 6" descr="Ein Bild, das Text, Zeichnung, Brief, Handschrift enthält.&#10;&#10;Automatisch generierte Beschreibu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6395" w14:textId="030D588F" w:rsidR="009317DD" w:rsidRDefault="006C04AA" w:rsidP="002E5025">
      <w:r>
        <w:t xml:space="preserve">Der Fachausschuss von den </w:t>
      </w:r>
      <w:r w:rsidR="00B472E1">
        <w:t>UN</w:t>
      </w:r>
      <w:r>
        <w:t xml:space="preserve"> hat einen Bericht geschrieben. </w:t>
      </w:r>
      <w:r>
        <w:br/>
        <w:t xml:space="preserve">Das war im Oktober 2023. </w:t>
      </w:r>
      <w:r>
        <w:br/>
        <w:t xml:space="preserve">Der Bericht ist über die </w:t>
      </w:r>
      <w:proofErr w:type="spellStart"/>
      <w:r>
        <w:t>Staaten·prüfung</w:t>
      </w:r>
      <w:proofErr w:type="spellEnd"/>
      <w:r w:rsidR="00D63919">
        <w:t xml:space="preserve"> von Deutschland</w:t>
      </w:r>
      <w:r>
        <w:t xml:space="preserve">. </w:t>
      </w:r>
      <w:r>
        <w:br/>
        <w:t>Der Bericht heißt Abschließende Bemerkungen.</w:t>
      </w:r>
    </w:p>
    <w:p w14:paraId="61B15FA4" w14:textId="4AC88786" w:rsidR="006C04AA" w:rsidRDefault="006C04AA" w:rsidP="002E5025">
      <w:r>
        <w:t xml:space="preserve">Viele Sachen waren bei der Staatenprüfung noch </w:t>
      </w:r>
      <w:r w:rsidRPr="00B472E1">
        <w:rPr>
          <w:u w:val="single"/>
        </w:rPr>
        <w:t>nicht</w:t>
      </w:r>
      <w:r>
        <w:t xml:space="preserve"> gut. </w:t>
      </w:r>
      <w:r>
        <w:br/>
        <w:t xml:space="preserve">Dort wird die UN-BRK </w:t>
      </w:r>
      <w:r w:rsidRPr="00B472E1">
        <w:rPr>
          <w:u w:val="single"/>
        </w:rPr>
        <w:t>nicht</w:t>
      </w:r>
      <w:r>
        <w:t xml:space="preserve"> genug beachtet.</w:t>
      </w:r>
      <w:r>
        <w:br/>
        <w:t xml:space="preserve">Das gilt auch für Schleswig-Holstein. </w:t>
      </w:r>
      <w:r>
        <w:br/>
        <w:t xml:space="preserve">In den </w:t>
      </w:r>
      <w:r w:rsidR="000B72A0">
        <w:t>a</w:t>
      </w:r>
      <w:r>
        <w:t xml:space="preserve">bschließenden Bemerkungen stehen auch Empfehlungen. </w:t>
      </w:r>
      <w:r>
        <w:br/>
        <w:t>So kann Schleswig-Holstein die UN-BRK besser beachten.</w:t>
      </w:r>
    </w:p>
    <w:p w14:paraId="46634F3D" w14:textId="77777777" w:rsidR="00D63919" w:rsidRDefault="00D63919" w:rsidP="00D63919">
      <w:pPr>
        <w:pStyle w:val="berschrift2"/>
      </w:pPr>
      <w:r>
        <w:t>Geplante Veränderungen am Fokus-LAP</w:t>
      </w:r>
    </w:p>
    <w:p w14:paraId="6AE3C11B" w14:textId="77777777" w:rsidR="00D63919" w:rsidRDefault="00D63919" w:rsidP="00D63919">
      <w:pPr>
        <w:pStyle w:val="Marginal"/>
        <w:framePr w:wrap="around"/>
      </w:pPr>
      <w:r>
        <w:drawing>
          <wp:inline distT="0" distB="0" distL="0" distR="0" wp14:anchorId="7701EC10" wp14:editId="1FCA19ED">
            <wp:extent cx="1440180" cy="1563370"/>
            <wp:effectExtent l="0" t="0" r="7620" b="0"/>
            <wp:docPr id="1241152800" name="Grafik 18" descr="Ein Bild, das Kleidung, Mobiliar, Zeichnung, Menschliches Gesich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52800" name="Grafik 18" descr="Ein Bild, das Kleidung, Mobiliar, Zeichnung, Menschliches Gesicht enthält.&#10;&#10;Automatisch generierte Beschreibu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22DE" w14:textId="77777777" w:rsidR="00D63919" w:rsidRDefault="00D63919" w:rsidP="00D63919">
      <w:r>
        <w:t xml:space="preserve">Der Fokus-LAP 2022 sollte an neue Sachen angepasst werden. </w:t>
      </w:r>
      <w:r>
        <w:br/>
        <w:t xml:space="preserve">Das fanden einige Ministerien in Schleswig-Holstein zu schnell. </w:t>
      </w:r>
    </w:p>
    <w:p w14:paraId="086A7472" w14:textId="1530D444" w:rsidR="00D63919" w:rsidRDefault="00D63919" w:rsidP="00D63919">
      <w:r>
        <w:t>Die Regierung von Schleswig-Holstein hat festgelegt:</w:t>
      </w:r>
      <w:r>
        <w:br/>
        <w:t xml:space="preserve">Sie will die abschließenden Bemerkungen beachten. </w:t>
      </w:r>
      <w:r>
        <w:br/>
        <w:t xml:space="preserve">Darum wurde der Plan für Änderungen am Fokus-LAP verändert. </w:t>
      </w:r>
    </w:p>
    <w:p w14:paraId="3E0857CE" w14:textId="78777F89" w:rsidR="0018360E" w:rsidRDefault="0018360E" w:rsidP="0018360E">
      <w:pPr>
        <w:pStyle w:val="berschrift3"/>
      </w:pPr>
      <w:r>
        <w:t>Plan zu Änderungen am Fokus-LAP</w:t>
      </w:r>
    </w:p>
    <w:p w14:paraId="2C869369" w14:textId="5AB5EF05" w:rsidR="00970620" w:rsidRDefault="00970620" w:rsidP="00B662E2">
      <w:pPr>
        <w:pStyle w:val="Marginal"/>
        <w:framePr w:wrap="around" w:x="293" w:y="837"/>
      </w:pPr>
      <w:r>
        <w:drawing>
          <wp:inline distT="0" distB="0" distL="0" distR="0" wp14:anchorId="109F6744" wp14:editId="7BAE6881">
            <wp:extent cx="1440180" cy="1066165"/>
            <wp:effectExtent l="0" t="0" r="7620" b="635"/>
            <wp:docPr id="1159783178" name="Grafik 19" descr="Ein Bild, das Kleidung, Junge, Lächeln, Zeichn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83178" name="Grafik 19" descr="Ein Bild, das Kleidung, Junge, Lächeln, Zeichnung enthält.&#10;&#10;Automatisch generierte Beschreibu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4329" w14:textId="77B3F03D" w:rsidR="006C04AA" w:rsidRDefault="006C04AA" w:rsidP="006C04AA">
      <w:r>
        <w:t xml:space="preserve">Die Landesregierung will die </w:t>
      </w:r>
      <w:r w:rsidR="00D63919">
        <w:t>abschließenden Bemerk</w:t>
      </w:r>
      <w:r>
        <w:t xml:space="preserve">ungen </w:t>
      </w:r>
      <w:r w:rsidR="0018360E">
        <w:t>be</w:t>
      </w:r>
      <w:r>
        <w:t>achten.</w:t>
      </w:r>
      <w:r>
        <w:br/>
        <w:t xml:space="preserve">Diese </w:t>
      </w:r>
      <w:r w:rsidR="00D63919">
        <w:t>Bemerk</w:t>
      </w:r>
      <w:r>
        <w:t>ungen sind gut für die Rechte von Menschen mit Behinderungen.</w:t>
      </w:r>
      <w:r>
        <w:br/>
      </w:r>
      <w:r w:rsidR="00B472E1">
        <w:t>So soll es meh</w:t>
      </w:r>
      <w:r>
        <w:t xml:space="preserve">r Inklusion </w:t>
      </w:r>
      <w:r w:rsidR="00B472E1">
        <w:t>geb</w:t>
      </w:r>
      <w:r>
        <w:t>en.</w:t>
      </w:r>
      <w:r>
        <w:br/>
        <w:t>Die Ministerien sollen neue Maßnahmen und Ziele entwickeln.</w:t>
      </w:r>
      <w:r w:rsidR="00B472E1" w:rsidRPr="00B472E1">
        <w:t xml:space="preserve"> </w:t>
      </w:r>
      <w:r w:rsidR="00B472E1">
        <w:br/>
        <w:t>Das soll ab dem Jahr 2025 passieren.</w:t>
      </w:r>
      <w:r>
        <w:br/>
        <w:t xml:space="preserve">So </w:t>
      </w:r>
      <w:r w:rsidR="00285B52">
        <w:t>kann man den</w:t>
      </w:r>
      <w:r>
        <w:t xml:space="preserve"> Fokus-LAP </w:t>
      </w:r>
      <w:r w:rsidR="00285B52">
        <w:t>2022 noch verbessern.</w:t>
      </w:r>
    </w:p>
    <w:p w14:paraId="663285CA" w14:textId="2616B5E1" w:rsidR="0012345D" w:rsidRDefault="0018360E" w:rsidP="0018360E">
      <w:pPr>
        <w:pStyle w:val="berschrift2"/>
      </w:pPr>
      <w:r>
        <w:lastRenderedPageBreak/>
        <w:t xml:space="preserve">Der neue </w:t>
      </w:r>
      <w:proofErr w:type="spellStart"/>
      <w:r>
        <w:t>Zeit·plan</w:t>
      </w:r>
      <w:proofErr w:type="spellEnd"/>
    </w:p>
    <w:p w14:paraId="3612A458" w14:textId="0703FA69" w:rsidR="00970620" w:rsidRDefault="00970620" w:rsidP="00970620">
      <w:pPr>
        <w:pStyle w:val="Marginal"/>
        <w:framePr w:wrap="around"/>
      </w:pPr>
      <w:r>
        <w:drawing>
          <wp:inline distT="0" distB="0" distL="0" distR="0" wp14:anchorId="3EAA4E0F" wp14:editId="01870186">
            <wp:extent cx="1440180" cy="1599565"/>
            <wp:effectExtent l="0" t="0" r="0" b="0"/>
            <wp:docPr id="2120347099" name="Grafik 20" descr="Ein Bild, das Entwurf, Zeichnung, Design, Darstell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47099" name="Grafik 20" descr="Ein Bild, das Entwurf, Zeichnung, Design, Darstellung enthält.&#10;&#10;Automatisch generierte Beschreibu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EE6F" w14:textId="4B6A5398" w:rsidR="0012345D" w:rsidRDefault="00285B52" w:rsidP="0018360E">
      <w:r>
        <w:t xml:space="preserve">Es soll Änderungen am Fokus-LAP 2022 geben. </w:t>
      </w:r>
      <w:r>
        <w:br/>
      </w:r>
      <w:r w:rsidR="0018360E">
        <w:t>Da</w:t>
      </w:r>
      <w:r>
        <w:t>für</w:t>
      </w:r>
      <w:r w:rsidR="0018360E">
        <w:t xml:space="preserve"> </w:t>
      </w:r>
      <w:r>
        <w:t>gibt es einen neuen</w:t>
      </w:r>
      <w:r w:rsidR="0018360E">
        <w:t xml:space="preserve"> Zeitplan.</w:t>
      </w:r>
    </w:p>
    <w:p w14:paraId="44AFFC21" w14:textId="223B205C" w:rsidR="00285B52" w:rsidRDefault="0018360E" w:rsidP="00D63919">
      <w:r>
        <w:t xml:space="preserve">Die Ministerien planen </w:t>
      </w:r>
      <w:r w:rsidR="00285B52">
        <w:t>n</w:t>
      </w:r>
      <w:r>
        <w:t xml:space="preserve">eue Ziele </w:t>
      </w:r>
      <w:r w:rsidR="00285B52">
        <w:t>zum Fokus LAP-</w:t>
      </w:r>
      <w:r w:rsidR="00285B52">
        <w:br/>
        <w:t>U</w:t>
      </w:r>
      <w:r>
        <w:t xml:space="preserve">nd </w:t>
      </w:r>
      <w:r w:rsidR="00285B52">
        <w:t xml:space="preserve">sie überlegen sich </w:t>
      </w:r>
      <w:r>
        <w:t xml:space="preserve">Maßnahmen zum Fokus-LAP. </w:t>
      </w:r>
      <w:r>
        <w:br/>
      </w:r>
      <w:r w:rsidR="00285B52">
        <w:t>Sie schreiben d</w:t>
      </w:r>
      <w:r>
        <w:t xml:space="preserve">ie Ziele und Maßnahmen </w:t>
      </w:r>
      <w:r w:rsidR="00285B52">
        <w:t xml:space="preserve">auf. </w:t>
      </w:r>
    </w:p>
    <w:p w14:paraId="04C5CCED" w14:textId="77777777" w:rsidR="00D63919" w:rsidRDefault="00285B52" w:rsidP="00D63919">
      <w:pPr>
        <w:pStyle w:val="berschrift3"/>
      </w:pPr>
      <w:r>
        <w:t>Einig</w:t>
      </w:r>
      <w:r w:rsidR="0018360E">
        <w:t xml:space="preserve">e Ministerien haben schon </w:t>
      </w:r>
      <w:r>
        <w:t>V</w:t>
      </w:r>
      <w:r w:rsidR="0018360E">
        <w:t>or</w:t>
      </w:r>
      <w:r>
        <w:t xml:space="preserve">schläge </w:t>
      </w:r>
      <w:r w:rsidR="0018360E">
        <w:t>ge</w:t>
      </w:r>
      <w:r>
        <w:t>macht</w:t>
      </w:r>
      <w:r w:rsidR="0018360E">
        <w:t>.</w:t>
      </w:r>
    </w:p>
    <w:p w14:paraId="2C2B522F" w14:textId="1F330EA7" w:rsidR="00D63919" w:rsidRDefault="0018360E" w:rsidP="00D63919">
      <w:r>
        <w:t xml:space="preserve">Der </w:t>
      </w:r>
      <w:proofErr w:type="spellStart"/>
      <w:r>
        <w:t>Focal</w:t>
      </w:r>
      <w:proofErr w:type="spellEnd"/>
      <w:r>
        <w:t xml:space="preserve"> Point spricht mit allen Ministerien. </w:t>
      </w:r>
      <w:r>
        <w:br/>
        <w:t>So soll der Fokus-LAP besser werden.</w:t>
      </w:r>
    </w:p>
    <w:p w14:paraId="59F21FC7" w14:textId="5B415333" w:rsidR="00D63919" w:rsidRDefault="008B712C" w:rsidP="00D63919">
      <w:pPr>
        <w:pStyle w:val="berschrift3"/>
      </w:pPr>
      <w:r>
        <w:t xml:space="preserve">Die </w:t>
      </w:r>
      <w:proofErr w:type="spellStart"/>
      <w:r>
        <w:t>St</w:t>
      </w:r>
      <w:r w:rsidR="00B472E1">
        <w:t>aats·kanzlei</w:t>
      </w:r>
      <w:proofErr w:type="spellEnd"/>
      <w:r>
        <w:t xml:space="preserve"> </w:t>
      </w:r>
      <w:r w:rsidR="006C0845">
        <w:t xml:space="preserve">hat </w:t>
      </w:r>
      <w:r>
        <w:t xml:space="preserve">einen </w:t>
      </w:r>
      <w:r w:rsidR="000B72A0">
        <w:t>B</w:t>
      </w:r>
      <w:r w:rsidR="00B472E1">
        <w:t>ericht</w:t>
      </w:r>
      <w:r w:rsidR="006C0845">
        <w:t xml:space="preserve"> geschrieben</w:t>
      </w:r>
      <w:r w:rsidR="00B472E1">
        <w:t xml:space="preserve">. </w:t>
      </w:r>
    </w:p>
    <w:p w14:paraId="27A9E48E" w14:textId="321C0818" w:rsidR="008B712C" w:rsidRDefault="000B72A0" w:rsidP="00D63919">
      <w:r>
        <w:t xml:space="preserve">Die Staatskanzlei hat einen Bericht geschrieben. </w:t>
      </w:r>
      <w:r>
        <w:br/>
        <w:t xml:space="preserve">Der Bericht ist die 1. Auswertung zum Thema: </w:t>
      </w:r>
      <w:r>
        <w:br/>
        <w:t xml:space="preserve">Welche Maßnahmen wurden bearbeitet? </w:t>
      </w:r>
      <w:r>
        <w:br/>
        <w:t xml:space="preserve">Er heißt auch </w:t>
      </w:r>
      <w:proofErr w:type="spellStart"/>
      <w:r>
        <w:t>Evaluation·bericht</w:t>
      </w:r>
      <w:proofErr w:type="spellEnd"/>
      <w:r>
        <w:t>-</w:t>
      </w:r>
    </w:p>
    <w:p w14:paraId="5DB80012" w14:textId="21BEB15C" w:rsidR="00970620" w:rsidRDefault="00970620" w:rsidP="00970620">
      <w:pPr>
        <w:pStyle w:val="Marginal"/>
        <w:framePr w:wrap="around"/>
      </w:pPr>
      <w:r>
        <w:drawing>
          <wp:inline distT="0" distB="0" distL="0" distR="0" wp14:anchorId="2BA6D849" wp14:editId="5F314DEA">
            <wp:extent cx="1440180" cy="1043940"/>
            <wp:effectExtent l="0" t="0" r="7620" b="3810"/>
            <wp:docPr id="107124174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4174" name="Grafik 10712417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C575" w14:textId="0D957432" w:rsidR="00D63919" w:rsidRDefault="008B712C" w:rsidP="00D63919">
      <w:pPr>
        <w:pStyle w:val="berschrift3"/>
      </w:pPr>
      <w:r>
        <w:t xml:space="preserve">Beratung </w:t>
      </w:r>
      <w:r w:rsidR="0016298D">
        <w:t>zu</w:t>
      </w:r>
      <w:r w:rsidR="000B72A0">
        <w:t>r</w:t>
      </w:r>
      <w:r>
        <w:t xml:space="preserve"> </w:t>
      </w:r>
      <w:r w:rsidR="000B72A0">
        <w:t>1.</w:t>
      </w:r>
      <w:r>
        <w:t xml:space="preserve"> </w:t>
      </w:r>
      <w:r w:rsidR="000B72A0">
        <w:t>Auswertung</w:t>
      </w:r>
      <w:r>
        <w:t xml:space="preserve"> zum Fokus-LAP.</w:t>
      </w:r>
    </w:p>
    <w:p w14:paraId="161E56F0" w14:textId="77777777" w:rsidR="00035180" w:rsidRDefault="008B712C" w:rsidP="00D63919">
      <w:r>
        <w:t xml:space="preserve">Der Bericht wird bei einer Besprechung </w:t>
      </w:r>
      <w:r w:rsidR="00D63919">
        <w:t xml:space="preserve">vorgestellt. </w:t>
      </w:r>
      <w:r w:rsidR="00D63919">
        <w:br/>
        <w:t>Bei der Besprechung sind</w:t>
      </w:r>
      <w:r>
        <w:t xml:space="preserve"> </w:t>
      </w:r>
      <w:proofErr w:type="spellStart"/>
      <w:r>
        <w:t>Staats·sekretäre</w:t>
      </w:r>
      <w:proofErr w:type="spellEnd"/>
      <w:r>
        <w:t xml:space="preserve"> und </w:t>
      </w:r>
      <w:proofErr w:type="spellStart"/>
      <w:r>
        <w:t>Staats·sekretärinnen</w:t>
      </w:r>
      <w:proofErr w:type="spellEnd"/>
      <w:r>
        <w:t>.</w:t>
      </w:r>
      <w:r w:rsidR="0016298D">
        <w:t xml:space="preserve"> </w:t>
      </w:r>
      <w:r w:rsidR="0016298D">
        <w:br/>
        <w:t>Die Landesbeauftragte für Menschen mit Behinderungen</w:t>
      </w:r>
      <w:r w:rsidR="00D63919">
        <w:t xml:space="preserve"> ist</w:t>
      </w:r>
      <w:r w:rsidR="0016298D">
        <w:t xml:space="preserve"> auch</w:t>
      </w:r>
      <w:r w:rsidR="00D63919">
        <w:t> </w:t>
      </w:r>
      <w:r w:rsidR="0016298D">
        <w:t xml:space="preserve">dabei. </w:t>
      </w:r>
      <w:r w:rsidR="0016298D">
        <w:br/>
        <w:t xml:space="preserve">Der Bericht soll </w:t>
      </w:r>
      <w:r w:rsidR="00035180">
        <w:t xml:space="preserve">den Menschen bei der Besprechung </w:t>
      </w:r>
      <w:r w:rsidR="0016298D">
        <w:t>helfen.</w:t>
      </w:r>
      <w:r w:rsidR="0016298D" w:rsidRPr="0016298D">
        <w:t xml:space="preserve"> </w:t>
      </w:r>
      <w:r w:rsidR="0016298D">
        <w:br/>
        <w:t xml:space="preserve">So können sie neue Ziele für den Fokus-LAP aufschreiben. </w:t>
      </w:r>
    </w:p>
    <w:p w14:paraId="432B6FE9" w14:textId="6DB6BA84" w:rsidR="008B712C" w:rsidRDefault="0016298D" w:rsidP="00D63919">
      <w:r>
        <w:t>Damit wird im Jahr 2025 der Fokus-LAP bearbeitet.</w:t>
      </w:r>
      <w:r w:rsidR="008B712C">
        <w:t xml:space="preserve"> </w:t>
      </w:r>
    </w:p>
    <w:p w14:paraId="7B5B2B30" w14:textId="7394CDA4" w:rsidR="00035180" w:rsidRDefault="00035180">
      <w:pPr>
        <w:spacing w:after="160" w:line="259" w:lineRule="auto"/>
      </w:pPr>
      <w:r>
        <w:br w:type="page"/>
      </w:r>
    </w:p>
    <w:p w14:paraId="6388A916" w14:textId="77777777" w:rsidR="003C35FB" w:rsidRDefault="003C35FB" w:rsidP="00035180">
      <w:pPr>
        <w:pStyle w:val="berschrift3"/>
      </w:pPr>
      <w:r>
        <w:lastRenderedPageBreak/>
        <w:t>Das soll im Jahr 2025 passieren:</w:t>
      </w:r>
    </w:p>
    <w:p w14:paraId="252132D8" w14:textId="44BE96F0" w:rsidR="0076545B" w:rsidRDefault="0076545B" w:rsidP="0076545B">
      <w:pPr>
        <w:pStyle w:val="Marginal"/>
        <w:framePr w:wrap="around"/>
      </w:pPr>
      <w:r>
        <w:drawing>
          <wp:inline distT="0" distB="0" distL="0" distR="0" wp14:anchorId="5EB160DC" wp14:editId="7733A6E0">
            <wp:extent cx="1440180" cy="1213485"/>
            <wp:effectExtent l="0" t="0" r="7620" b="5715"/>
            <wp:docPr id="992954292" name="Grafik 23" descr="Ein Bild, das Zeichnung, Entwurf, Text, Darstell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54292" name="Grafik 23" descr="Ein Bild, das Zeichnung, Entwurf, Text, Darstellung enthält.&#10;&#10;Automatisch generierte Beschreibu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F9EC" w14:textId="5CBCDE48" w:rsidR="00035180" w:rsidRDefault="003C35FB" w:rsidP="00035180">
      <w:pPr>
        <w:pStyle w:val="Listenabsatz"/>
        <w:numPr>
          <w:ilvl w:val="0"/>
          <w:numId w:val="14"/>
        </w:numPr>
      </w:pPr>
      <w:r>
        <w:t xml:space="preserve">Die Ministerien bearbeiten die </w:t>
      </w:r>
      <w:r w:rsidR="000B72A0">
        <w:t>Texte zu Maßnahmen</w:t>
      </w:r>
      <w:r>
        <w:t xml:space="preserve"> in der Online</w:t>
      </w:r>
      <w:r w:rsidR="00035180">
        <w:t>-</w:t>
      </w:r>
      <w:r>
        <w:t xml:space="preserve">Datenbank. </w:t>
      </w:r>
      <w:r w:rsidR="0016298D">
        <w:br/>
        <w:t>Sie verändern die Texte zum Beispiel.</w:t>
      </w:r>
    </w:p>
    <w:p w14:paraId="583D89D0" w14:textId="138741E3" w:rsidR="003936A4" w:rsidRDefault="00035180" w:rsidP="00035180">
      <w:pPr>
        <w:pStyle w:val="Listenabsatz"/>
        <w:numPr>
          <w:ilvl w:val="0"/>
          <w:numId w:val="14"/>
        </w:numPr>
      </w:pPr>
      <w:r>
        <w:t>Die</w:t>
      </w:r>
      <w:r w:rsidR="003C35FB">
        <w:t xml:space="preserve"> Ministerien schreiben </w:t>
      </w:r>
      <w:r w:rsidR="0016298D">
        <w:t xml:space="preserve">auch </w:t>
      </w:r>
      <w:r w:rsidR="003C35FB">
        <w:t>neue</w:t>
      </w:r>
      <w:r w:rsidR="0016298D">
        <w:t> </w:t>
      </w:r>
      <w:r w:rsidR="003C35FB">
        <w:t>Ziele auf.</w:t>
      </w:r>
      <w:r w:rsidR="003C35FB">
        <w:br/>
        <w:t xml:space="preserve">Und sie planen höchstens 3 neue Maßnahmen. </w:t>
      </w:r>
      <w:r w:rsidR="003C35FB">
        <w:br/>
        <w:t>Alle Menschen im Land helfen dabei.</w:t>
      </w:r>
      <w:r w:rsidR="003C35FB">
        <w:br/>
        <w:t>Das passiert vor dem 31. Oktober 2025.</w:t>
      </w:r>
    </w:p>
    <w:p w14:paraId="7D11AEE0" w14:textId="709D5669" w:rsidR="003936A4" w:rsidRDefault="0016298D" w:rsidP="003936A4">
      <w:pPr>
        <w:pStyle w:val="Listenabsatz"/>
        <w:numPr>
          <w:ilvl w:val="0"/>
          <w:numId w:val="14"/>
        </w:numPr>
      </w:pPr>
      <w:r w:rsidRPr="0016298D">
        <w:t xml:space="preserve">Neue Schwerpunkte und Maßnahmen werden </w:t>
      </w:r>
      <w:r>
        <w:t xml:space="preserve">bestimmt. Das passiert bei einem Treffen. </w:t>
      </w:r>
      <w:r>
        <w:br/>
      </w:r>
      <w:r w:rsidR="003936A4">
        <w:t>Das Treffen ist</w:t>
      </w:r>
      <w:ins w:id="3" w:author="Kagelmacher, Susan (Staatskanzlei)" w:date="2024-11-08T10:09:00Z">
        <w:r w:rsidR="00FC4055">
          <w:t xml:space="preserve"> </w:t>
        </w:r>
      </w:ins>
      <w:r w:rsidR="00D3676B">
        <w:t>spätestens</w:t>
      </w:r>
      <w:r w:rsidRPr="0016298D">
        <w:t xml:space="preserve"> </w:t>
      </w:r>
      <w:r w:rsidR="003936A4">
        <w:t xml:space="preserve">am </w:t>
      </w:r>
      <w:r w:rsidRPr="0016298D">
        <w:t xml:space="preserve">Anfang </w:t>
      </w:r>
      <w:r w:rsidR="003936A4">
        <w:t xml:space="preserve">vom Jahr </w:t>
      </w:r>
      <w:r w:rsidRPr="0016298D">
        <w:t>2026.</w:t>
      </w:r>
      <w:r>
        <w:br/>
      </w:r>
      <w:r w:rsidR="001E5641">
        <w:t>De</w:t>
      </w:r>
      <w:r w:rsidRPr="0016298D">
        <w:t>n Bericht</w:t>
      </w:r>
      <w:r w:rsidR="003936A4">
        <w:t xml:space="preserve"> über die Änderungen</w:t>
      </w:r>
      <w:r w:rsidRPr="0016298D">
        <w:t xml:space="preserve"> </w:t>
      </w:r>
      <w:r w:rsidR="001E5641">
        <w:t>bekomme</w:t>
      </w:r>
      <w:r w:rsidRPr="0016298D">
        <w:t>n d</w:t>
      </w:r>
      <w:r>
        <w:t>ie</w:t>
      </w:r>
      <w:r w:rsidR="001E5641">
        <w:t> </w:t>
      </w:r>
      <w:r>
        <w:t>Regierung</w:t>
      </w:r>
      <w:r w:rsidRPr="0016298D">
        <w:t xml:space="preserve"> und de</w:t>
      </w:r>
      <w:r w:rsidR="001E5641">
        <w:t>r</w:t>
      </w:r>
      <w:r w:rsidRPr="0016298D">
        <w:t xml:space="preserve"> </w:t>
      </w:r>
      <w:proofErr w:type="spellStart"/>
      <w:r w:rsidRPr="0016298D">
        <w:t>Sozial</w:t>
      </w:r>
      <w:r>
        <w:t>·a</w:t>
      </w:r>
      <w:r w:rsidRPr="0016298D">
        <w:t>usschuss</w:t>
      </w:r>
      <w:proofErr w:type="spellEnd"/>
      <w:r w:rsidRPr="0016298D">
        <w:t xml:space="preserve"> des Landtages.</w:t>
      </w:r>
    </w:p>
    <w:p w14:paraId="13A2FFFA" w14:textId="7B249905" w:rsidR="00550219" w:rsidRDefault="003936A4" w:rsidP="00550219">
      <w:pPr>
        <w:pStyle w:val="Listenabsatz"/>
        <w:numPr>
          <w:ilvl w:val="0"/>
          <w:numId w:val="14"/>
        </w:numPr>
      </w:pPr>
      <w:r w:rsidRPr="003936A4">
        <w:t>Im Jahr 2026 geht die Umsetzung der UN-BRK weiter.</w:t>
      </w:r>
      <w:r w:rsidRPr="003936A4">
        <w:br/>
      </w:r>
      <w:r w:rsidR="00035180" w:rsidRPr="003936A4">
        <w:t xml:space="preserve">Die Beteiligung der Menschen </w:t>
      </w:r>
      <w:r w:rsidR="00035180">
        <w:t>ist auch in Zukunft</w:t>
      </w:r>
      <w:r w:rsidR="00035180" w:rsidRPr="003936A4">
        <w:t xml:space="preserve"> wichtig</w:t>
      </w:r>
      <w:r w:rsidR="00035180">
        <w:t>.</w:t>
      </w:r>
      <w:r w:rsidR="00035180" w:rsidRPr="003936A4">
        <w:t xml:space="preserve"> </w:t>
      </w:r>
      <w:r w:rsidR="00035180">
        <w:br/>
      </w:r>
      <w:r w:rsidRPr="003936A4">
        <w:t>Die UN-BRK-Datenbank wird w</w:t>
      </w:r>
      <w:r w:rsidR="001E5641">
        <w:t>eit</w:t>
      </w:r>
      <w:r w:rsidRPr="003936A4">
        <w:t>er angepasst.</w:t>
      </w:r>
      <w:r w:rsidR="001E5641">
        <w:t xml:space="preserve"> </w:t>
      </w:r>
      <w:r w:rsidRPr="003936A4">
        <w:br/>
      </w:r>
      <w:r>
        <w:t xml:space="preserve">Das ist der Plan von der Landesregierung. </w:t>
      </w:r>
      <w:r>
        <w:br/>
        <w:t xml:space="preserve">Dieser Plan heißt auch </w:t>
      </w:r>
      <w:proofErr w:type="spellStart"/>
      <w:r w:rsidRPr="003936A4">
        <w:t>Inklusion</w:t>
      </w:r>
      <w:ins w:id="4" w:author="Kagelmacher, Susan (Staatskanzlei)" w:date="2024-11-08T10:10:00Z">
        <w:r w:rsidR="00FC4055">
          <w:t>s</w:t>
        </w:r>
      </w:ins>
      <w:r w:rsidR="001E5641">
        <w:t>·</w:t>
      </w:r>
      <w:r w:rsidRPr="003936A4">
        <w:t>strategie</w:t>
      </w:r>
      <w:proofErr w:type="spellEnd"/>
      <w:r w:rsidRPr="003936A4">
        <w:t>.</w:t>
      </w:r>
      <w:r w:rsidR="001E5641">
        <w:t xml:space="preserve"> </w:t>
      </w:r>
    </w:p>
    <w:p w14:paraId="41832C3E" w14:textId="1F3A9C93" w:rsidR="0076545B" w:rsidRDefault="0076545B" w:rsidP="0076545B">
      <w:pPr>
        <w:pStyle w:val="Marginal"/>
        <w:framePr w:wrap="around"/>
      </w:pPr>
      <w:r>
        <w:drawing>
          <wp:inline distT="0" distB="0" distL="0" distR="0" wp14:anchorId="26956F33" wp14:editId="7432E2BC">
            <wp:extent cx="1440180" cy="1200785"/>
            <wp:effectExtent l="0" t="0" r="7620" b="0"/>
            <wp:docPr id="1790909434" name="Grafik 24" descr="Ein Bild, das Kleidung, Zeichnung, Menschliches Gesicht, Lächel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09434" name="Grafik 24" descr="Ein Bild, das Kleidung, Zeichnung, Menschliches Gesicht, Lächeln enthält.&#10;&#10;Automatisch generierte Beschreibu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B128" w14:textId="4EA31E32" w:rsidR="00011C83" w:rsidRDefault="003936A4" w:rsidP="00011C83">
      <w:pPr>
        <w:pStyle w:val="Listenabsatz"/>
        <w:numPr>
          <w:ilvl w:val="0"/>
          <w:numId w:val="14"/>
        </w:numPr>
      </w:pPr>
      <w:r w:rsidRPr="003936A4">
        <w:t xml:space="preserve">Im Jahr 2026 gibt es </w:t>
      </w:r>
      <w:r w:rsidR="00035180">
        <w:t>di</w:t>
      </w:r>
      <w:r w:rsidRPr="003936A4">
        <w:t>e 2. Prüfung zur Umsetzung</w:t>
      </w:r>
      <w:r w:rsidR="00035180">
        <w:t> </w:t>
      </w:r>
      <w:r w:rsidRPr="003936A4">
        <w:t>der</w:t>
      </w:r>
      <w:r w:rsidR="00035180">
        <w:t> </w:t>
      </w:r>
      <w:r w:rsidRPr="003936A4">
        <w:t>UN-BRK</w:t>
      </w:r>
      <w:r w:rsidR="00C6004A">
        <w:t xml:space="preserve"> in Schleswig-Holstein</w:t>
      </w:r>
      <w:r w:rsidRPr="003936A4">
        <w:t xml:space="preserve">. </w:t>
      </w:r>
      <w:r w:rsidR="00550219">
        <w:br/>
      </w:r>
      <w:r w:rsidRPr="00550219">
        <w:t xml:space="preserve">Die Landesbeauftragte für Menschen mit Behinderungen </w:t>
      </w:r>
      <w:r w:rsidR="00550219">
        <w:t>ist auch die Monitoring-Stelle.</w:t>
      </w:r>
      <w:r w:rsidR="00550219">
        <w:br/>
        <w:t xml:space="preserve">Das steht im </w:t>
      </w:r>
      <w:proofErr w:type="spellStart"/>
      <w:r w:rsidR="00550219">
        <w:t>Landes·behinderten·gleichstellungs·gesetz</w:t>
      </w:r>
      <w:proofErr w:type="spellEnd"/>
      <w:r w:rsidR="00550219">
        <w:t xml:space="preserve">. </w:t>
      </w:r>
      <w:r w:rsidR="00550219">
        <w:br/>
        <w:t xml:space="preserve">Die Monitoring-Stelle prüft die Umsetzung der UN-BRK. </w:t>
      </w:r>
      <w:r w:rsidR="00550219">
        <w:br/>
      </w:r>
      <w:r w:rsidR="00035180">
        <w:t xml:space="preserve">Fachleute </w:t>
      </w:r>
      <w:r w:rsidR="00D3676B">
        <w:t xml:space="preserve">werden </w:t>
      </w:r>
      <w:r w:rsidR="00035180">
        <w:t xml:space="preserve">einen Bericht zur 2. Prüfung schreiben. </w:t>
      </w:r>
    </w:p>
    <w:p w14:paraId="3CD87AC5" w14:textId="0E858032" w:rsidR="0076545B" w:rsidRDefault="0076545B" w:rsidP="0076545B">
      <w:pPr>
        <w:pStyle w:val="Marginal"/>
        <w:framePr w:wrap="around"/>
      </w:pPr>
      <w:r>
        <w:drawing>
          <wp:inline distT="0" distB="0" distL="0" distR="0" wp14:anchorId="3293B889" wp14:editId="6493E374">
            <wp:extent cx="1440180" cy="846455"/>
            <wp:effectExtent l="0" t="0" r="7620" b="0"/>
            <wp:docPr id="1987253387" name="Grafik 25" descr="Ein Bild, das Kunst, Zeichnung, Entwurf, Cartoo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53387" name="Grafik 25" descr="Ein Bild, das Kunst, Zeichnung, Entwurf, Cartoon enthält.&#10;&#10;Automatisch generierte Beschreibu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3C76" w14:textId="3DDCB731" w:rsidR="00AE321C" w:rsidRDefault="00550219" w:rsidP="00AE321C">
      <w:pPr>
        <w:pStyle w:val="Listenabsatz"/>
        <w:numPr>
          <w:ilvl w:val="0"/>
          <w:numId w:val="14"/>
        </w:numPr>
      </w:pPr>
      <w:r w:rsidRPr="00550219">
        <w:t xml:space="preserve">Der Ministerpräsident und die Landesbeauftragte </w:t>
      </w:r>
      <w:r w:rsidR="00011C83">
        <w:t>bekomm</w:t>
      </w:r>
      <w:r w:rsidRPr="00550219">
        <w:t xml:space="preserve">en den </w:t>
      </w:r>
      <w:r w:rsidR="00035180">
        <w:t xml:space="preserve">Bericht zur </w:t>
      </w:r>
      <w:r w:rsidR="00011C83">
        <w:t xml:space="preserve">2. </w:t>
      </w:r>
      <w:r w:rsidR="00035180">
        <w:t>Prüfung</w:t>
      </w:r>
      <w:r w:rsidR="00011C83">
        <w:t xml:space="preserve">. </w:t>
      </w:r>
      <w:r w:rsidR="00011C83">
        <w:br/>
        <w:t xml:space="preserve">Dafür </w:t>
      </w:r>
      <w:r w:rsidR="00D3676B">
        <w:t>gibt</w:t>
      </w:r>
      <w:r w:rsidR="00011C83">
        <w:t xml:space="preserve"> es </w:t>
      </w:r>
      <w:r w:rsidR="00D3676B">
        <w:t>i</w:t>
      </w:r>
      <w:r w:rsidR="00011C83">
        <w:t xml:space="preserve">m Jahr </w:t>
      </w:r>
      <w:r w:rsidRPr="00550219">
        <w:t xml:space="preserve">2027 </w:t>
      </w:r>
      <w:r w:rsidR="00011C83">
        <w:t>eine Veranstaltung</w:t>
      </w:r>
      <w:r w:rsidRPr="00550219">
        <w:t>.</w:t>
      </w:r>
      <w:r w:rsidR="00011C83">
        <w:t xml:space="preserve"> </w:t>
      </w:r>
    </w:p>
    <w:p w14:paraId="03B3CF98" w14:textId="062EE15E" w:rsidR="00011C83" w:rsidRPr="00011C83" w:rsidRDefault="00011C83" w:rsidP="00AE321C">
      <w:pPr>
        <w:pStyle w:val="Listenabsatz"/>
        <w:numPr>
          <w:ilvl w:val="0"/>
          <w:numId w:val="14"/>
        </w:numPr>
      </w:pPr>
      <w:r w:rsidRPr="00011C83">
        <w:t xml:space="preserve">Im Jahr 2027 </w:t>
      </w:r>
      <w:r w:rsidR="00D3676B">
        <w:t>plan</w:t>
      </w:r>
      <w:r w:rsidRPr="00011C83">
        <w:t xml:space="preserve">t </w:t>
      </w:r>
      <w:r w:rsidR="00035180">
        <w:t xml:space="preserve">die </w:t>
      </w:r>
      <w:r w:rsidR="00D3676B">
        <w:t>R</w:t>
      </w:r>
      <w:r w:rsidR="00035180">
        <w:t xml:space="preserve">egierung </w:t>
      </w:r>
      <w:r w:rsidR="00D3676B">
        <w:t>weiter zur Inklusion</w:t>
      </w:r>
      <w:r w:rsidRPr="00011C83">
        <w:t>.</w:t>
      </w:r>
      <w:r>
        <w:br/>
        <w:t>So will</w:t>
      </w:r>
      <w:r w:rsidRPr="00011C83">
        <w:t xml:space="preserve"> sie </w:t>
      </w:r>
      <w:r>
        <w:t xml:space="preserve">die UN-BRK noch besser beachten. </w:t>
      </w:r>
      <w:r w:rsidRPr="00011C83">
        <w:br/>
        <w:t>D</w:t>
      </w:r>
      <w:r w:rsidR="001E5641">
        <w:t>afür ist de</w:t>
      </w:r>
      <w:ins w:id="5" w:author="Kagelmacher, Susan (Staatskanzlei)" w:date="2024-11-08T10:10:00Z">
        <w:r w:rsidR="00FC4055">
          <w:t>r</w:t>
        </w:r>
      </w:ins>
      <w:r w:rsidRPr="00011C83">
        <w:t xml:space="preserve"> </w:t>
      </w:r>
      <w:r w:rsidR="006B0000">
        <w:t xml:space="preserve">Bericht zur </w:t>
      </w:r>
      <w:r w:rsidRPr="00011C83">
        <w:t xml:space="preserve">2. </w:t>
      </w:r>
      <w:r w:rsidR="006B0000">
        <w:t>Prüfung</w:t>
      </w:r>
      <w:r w:rsidR="001E5641">
        <w:t xml:space="preserve"> wichtig</w:t>
      </w:r>
      <w:r w:rsidRPr="00011C83">
        <w:t>.</w:t>
      </w:r>
      <w:r w:rsidR="00AE321C">
        <w:t xml:space="preserve"> </w:t>
      </w:r>
      <w:r w:rsidR="00AE321C">
        <w:br/>
        <w:t xml:space="preserve">Und die </w:t>
      </w:r>
      <w:r w:rsidR="006B0000">
        <w:t>E</w:t>
      </w:r>
      <w:r w:rsidR="00AE321C">
        <w:t>mpfehlungen aus der Staatenprüfung von 2023.</w:t>
      </w:r>
      <w:r w:rsidR="00AE321C">
        <w:br/>
        <w:t>Und die 10 Inklusionspunkte aus dem Fokus LAP 2022</w:t>
      </w:r>
      <w:r w:rsidRPr="00011C83">
        <w:t>.</w:t>
      </w:r>
    </w:p>
    <w:p w14:paraId="7849E5F5" w14:textId="32EABAD7" w:rsidR="0012345D" w:rsidRDefault="0033131D" w:rsidP="00CB61E9">
      <w:pPr>
        <w:pStyle w:val="berschrift1"/>
        <w:numPr>
          <w:ilvl w:val="0"/>
          <w:numId w:val="13"/>
        </w:numPr>
        <w:spacing w:before="360" w:after="120"/>
        <w:ind w:left="1060" w:hanging="703"/>
      </w:pPr>
      <w:r>
        <w:lastRenderedPageBreak/>
        <w:t>Status-Auswertung der ersten Aktualisierung der 53 Maßnahmen – Stand 30. Juli 2024</w:t>
      </w:r>
    </w:p>
    <w:p w14:paraId="3279E07E" w14:textId="77777777" w:rsidR="0033131D" w:rsidRDefault="0033131D" w:rsidP="0033131D">
      <w:r>
        <w:t xml:space="preserve">Im Fokus-LAP 2022 gibt es 53 Maßnahmen. </w:t>
      </w:r>
    </w:p>
    <w:p w14:paraId="57B8602C" w14:textId="77777777" w:rsidR="00C6004A" w:rsidRDefault="00C6004A" w:rsidP="00C6004A">
      <w:pPr>
        <w:pStyle w:val="Marginal"/>
        <w:framePr w:wrap="around" w:x="281" w:y="278"/>
      </w:pPr>
      <w:r>
        <w:drawing>
          <wp:inline distT="0" distB="0" distL="0" distR="0" wp14:anchorId="2B0ECAA0" wp14:editId="1D4ED44A">
            <wp:extent cx="1440180" cy="1224280"/>
            <wp:effectExtent l="0" t="0" r="7620" b="0"/>
            <wp:docPr id="2094119458" name="Grafik 26" descr="Ein Bild, das Text, Handschrift, Brief, Brill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19458" name="Grafik 26" descr="Ein Bild, das Text, Handschrift, Brief, Brille enthält.&#10;&#10;Automatisch generierte Beschreibu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22BC" w14:textId="77777777" w:rsidR="0033131D" w:rsidRDefault="0033131D" w:rsidP="0033131D">
      <w:r>
        <w:t xml:space="preserve">Diese Maßnahmen sollen gemacht werden. </w:t>
      </w:r>
    </w:p>
    <w:p w14:paraId="688F3B6B" w14:textId="77777777" w:rsidR="0033131D" w:rsidRDefault="0033131D" w:rsidP="0033131D">
      <w:r>
        <w:t xml:space="preserve">Das heißt auch umgesetzt werden. </w:t>
      </w:r>
    </w:p>
    <w:p w14:paraId="4C6B19D3" w14:textId="5F3CE079" w:rsidR="0033131D" w:rsidRDefault="0033131D" w:rsidP="0033131D">
      <w:r>
        <w:t xml:space="preserve">Der Fokal Point hat nachgeschaut: </w:t>
      </w:r>
      <w:r>
        <w:br/>
        <w:t xml:space="preserve">welche Maßnahmen wurden umgesetzt? </w:t>
      </w:r>
    </w:p>
    <w:p w14:paraId="59E76FC1" w14:textId="2ECE406A" w:rsidR="0033131D" w:rsidRDefault="00CB61E9" w:rsidP="0033131D">
      <w:r>
        <w:t>Und w</w:t>
      </w:r>
      <w:r w:rsidR="0033131D">
        <w:t>as hat sich seit 2023 geändert?</w:t>
      </w:r>
    </w:p>
    <w:p w14:paraId="1EB730EF" w14:textId="779D4880" w:rsidR="0033131D" w:rsidRDefault="006B0000" w:rsidP="0033131D">
      <w:r>
        <w:t>Es gibt</w:t>
      </w:r>
      <w:r w:rsidR="0033131D">
        <w:t xml:space="preserve"> eine Liste mit allen 53 Maßnahmen.</w:t>
      </w:r>
    </w:p>
    <w:p w14:paraId="79AA4ED9" w14:textId="16915FF4" w:rsidR="0033131D" w:rsidRDefault="0033131D" w:rsidP="0033131D">
      <w:r>
        <w:t>Mehr Infos zu allen Maßnahmen finden Sie im Internet</w:t>
      </w:r>
      <w:r w:rsidR="00245F00">
        <w:t xml:space="preserve"> in der Online-Datenbank unter </w:t>
      </w:r>
      <w:hyperlink r:id="rId33" w:tooltip="Link zur Online Datenbank zum Fokus-LAP 2022" w:history="1">
        <w:r w:rsidR="001E5641" w:rsidRPr="0070497F">
          <w:rPr>
            <w:rStyle w:val="Hyperlink"/>
          </w:rPr>
          <w:t>www.schleswig-holstein.de/unbrk</w:t>
        </w:r>
      </w:hyperlink>
      <w:r w:rsidR="001E5641">
        <w:t xml:space="preserve"> </w:t>
      </w:r>
      <w:r w:rsidR="00245F00">
        <w:t>.</w:t>
      </w:r>
    </w:p>
    <w:p w14:paraId="5436D5F0" w14:textId="5C00A3EF" w:rsidR="0033131D" w:rsidRDefault="0033131D" w:rsidP="0033131D">
      <w:pPr>
        <w:pStyle w:val="berschrift2"/>
      </w:pPr>
      <w:r>
        <w:t xml:space="preserve">Übersicht zu den Maßnahmen von </w:t>
      </w:r>
      <w:r w:rsidR="00D3676B">
        <w:t>d</w:t>
      </w:r>
      <w:r>
        <w:t xml:space="preserve">en Ministerien </w:t>
      </w:r>
    </w:p>
    <w:p w14:paraId="298B1B9B" w14:textId="77777777" w:rsidR="00CB61E9" w:rsidRDefault="006B0000" w:rsidP="00CB61E9">
      <w:r>
        <w:t>H</w:t>
      </w:r>
      <w:r w:rsidR="001E5641">
        <w:t>i</w:t>
      </w:r>
      <w:r>
        <w:t>er können Sie Infos zu allen Maßnahmen lesen.</w:t>
      </w:r>
      <w:r>
        <w:br/>
      </w:r>
      <w:r w:rsidR="00CB61E9">
        <w:t xml:space="preserve">Sie können vergleichen: </w:t>
      </w:r>
    </w:p>
    <w:p w14:paraId="58AEC853" w14:textId="77777777" w:rsidR="00CB61E9" w:rsidRDefault="00CB61E9" w:rsidP="00CB61E9">
      <w:r>
        <w:t xml:space="preserve">Welche Maßnahmen waren am 8. Mai 2023 umgesetzt? </w:t>
      </w:r>
    </w:p>
    <w:p w14:paraId="4447FFC7" w14:textId="77777777" w:rsidR="00CB61E9" w:rsidRDefault="00CB61E9" w:rsidP="00CB61E9">
      <w:r>
        <w:t xml:space="preserve">Und welche Maßnahmen waren am 30. Juli 2024 umgesetzt? </w:t>
      </w:r>
    </w:p>
    <w:p w14:paraId="192C5727" w14:textId="77777777" w:rsidR="00CB61E9" w:rsidRDefault="00CB61E9" w:rsidP="00D3676B">
      <w:pPr>
        <w:spacing w:after="240"/>
      </w:pPr>
      <w:r>
        <w:t>Und wie waren die Maßnahmen an diesen Tagen umgesetzt?</w:t>
      </w:r>
    </w:p>
    <w:p w14:paraId="2A9C81FA" w14:textId="699E52CD" w:rsidR="00AE321C" w:rsidRDefault="00AE321C" w:rsidP="00CB61E9">
      <w:pPr>
        <w:pStyle w:val="berschrift3"/>
      </w:pPr>
      <w:r>
        <w:t>Das ist das Ergebnis von der Auswertung</w:t>
      </w:r>
      <w:r w:rsidR="00952FA9">
        <w:t xml:space="preserve"> für die Staatskanzlei</w:t>
      </w:r>
      <w:r>
        <w:t>:</w:t>
      </w:r>
    </w:p>
    <w:p w14:paraId="2917CE1D" w14:textId="60F666FA" w:rsidR="0076545B" w:rsidRDefault="0076545B" w:rsidP="0076545B">
      <w:pPr>
        <w:pStyle w:val="Marginal"/>
        <w:framePr w:wrap="around"/>
      </w:pPr>
      <w:r>
        <w:t>Vielleicht Logo Staatskanzlei</w:t>
      </w:r>
    </w:p>
    <w:p w14:paraId="3779CB37" w14:textId="014AAE92" w:rsidR="00D907DD" w:rsidRDefault="00155E3C" w:rsidP="00D907DD">
      <w:pPr>
        <w:ind w:left="284" w:hanging="284"/>
      </w:pPr>
      <w:r>
        <w:t>9</w:t>
      </w:r>
      <w:r w:rsidR="000C4609" w:rsidRPr="000C4609">
        <w:t xml:space="preserve"> Maßnahmen </w:t>
      </w:r>
      <w:r>
        <w:t xml:space="preserve">waren im Jahr 2023 begonnen worden. </w:t>
      </w:r>
      <w:r>
        <w:br/>
        <w:t xml:space="preserve">Im Jahr 2024 sind von den 9 Maßnahmen </w:t>
      </w:r>
    </w:p>
    <w:p w14:paraId="0E754977" w14:textId="1055BFF0" w:rsidR="00D907DD" w:rsidRDefault="00155E3C" w:rsidP="00D907DD">
      <w:pPr>
        <w:pStyle w:val="Listenabsatz"/>
        <w:numPr>
          <w:ilvl w:val="0"/>
          <w:numId w:val="16"/>
        </w:numPr>
      </w:pPr>
      <w:r>
        <w:t>4</w:t>
      </w:r>
      <w:r w:rsidR="000C4609" w:rsidRPr="000C4609">
        <w:t xml:space="preserve"> Maßnahmen </w:t>
      </w:r>
      <w:r w:rsidR="00D907DD">
        <w:t>fertig</w:t>
      </w:r>
    </w:p>
    <w:p w14:paraId="6B289E82" w14:textId="44B12471" w:rsidR="00D907DD" w:rsidRDefault="00155E3C" w:rsidP="00244A50">
      <w:pPr>
        <w:pStyle w:val="Listenabsatz"/>
        <w:numPr>
          <w:ilvl w:val="0"/>
          <w:numId w:val="16"/>
        </w:numPr>
      </w:pPr>
      <w:r>
        <w:t>4</w:t>
      </w:r>
      <w:r w:rsidRPr="000C4609">
        <w:t xml:space="preserve"> Maßnahmen </w:t>
      </w:r>
      <w:r>
        <w:t xml:space="preserve">weiter </w:t>
      </w:r>
      <w:r w:rsidR="000C4609" w:rsidRPr="000C4609">
        <w:t xml:space="preserve">begonnen </w:t>
      </w:r>
    </w:p>
    <w:p w14:paraId="523E05FA" w14:textId="514B1AF9" w:rsidR="00155E3C" w:rsidRDefault="00155E3C" w:rsidP="00244A50">
      <w:pPr>
        <w:pStyle w:val="Listenabsatz"/>
        <w:numPr>
          <w:ilvl w:val="0"/>
          <w:numId w:val="16"/>
        </w:numPr>
      </w:pPr>
      <w:r>
        <w:t>1</w:t>
      </w:r>
      <w:r w:rsidRPr="000C4609">
        <w:t xml:space="preserve"> Maßnahme</w:t>
      </w:r>
      <w:r w:rsidR="00D907DD">
        <w:t xml:space="preserve"> wird</w:t>
      </w:r>
      <w:r w:rsidRPr="000C4609">
        <w:t xml:space="preserve"> </w:t>
      </w:r>
      <w:r w:rsidR="000C4609" w:rsidRPr="000C4609">
        <w:t xml:space="preserve">nicht mehr </w:t>
      </w:r>
      <w:r>
        <w:t>durchgeführ</w:t>
      </w:r>
      <w:r w:rsidR="000C4609" w:rsidRPr="000C4609">
        <w:t xml:space="preserve">t </w:t>
      </w:r>
    </w:p>
    <w:p w14:paraId="63069268" w14:textId="0E2B7E92" w:rsidR="00CB61E9" w:rsidRPr="000C4609" w:rsidRDefault="00155E3C" w:rsidP="00CB61E9">
      <w:pPr>
        <w:spacing w:after="240"/>
      </w:pPr>
      <w:r>
        <w:t>1 and</w:t>
      </w:r>
      <w:r w:rsidR="000C4609" w:rsidRPr="000C4609">
        <w:t>ere Maßnahme wird weiter</w:t>
      </w:r>
      <w:r>
        <w:t xml:space="preserve"> immer</w:t>
      </w:r>
      <w:r w:rsidR="000C4609" w:rsidRPr="000C4609">
        <w:t xml:space="preserve"> laufend umgesetzt.</w:t>
      </w:r>
    </w:p>
    <w:p w14:paraId="47E4471A" w14:textId="77777777" w:rsidR="00D3676B" w:rsidRDefault="00D3676B" w:rsidP="00D3676B">
      <w:pPr>
        <w:pStyle w:val="berschrift3"/>
      </w:pPr>
      <w:r>
        <w:t xml:space="preserve">Das ist das Ergebnis von der Auswertung für das Ministerium </w:t>
      </w:r>
      <w:r w:rsidRPr="001F7D4B">
        <w:t xml:space="preserve">für </w:t>
      </w:r>
      <w:r>
        <w:t>I</w:t>
      </w:r>
      <w:r w:rsidRPr="008B7091">
        <w:t>nneres, Kommunales, Wohnen und Sport</w:t>
      </w:r>
      <w:r>
        <w:t>:</w:t>
      </w:r>
    </w:p>
    <w:p w14:paraId="1B889168" w14:textId="77777777" w:rsidR="00D3676B" w:rsidRPr="0076545B" w:rsidRDefault="00D3676B" w:rsidP="00D3676B">
      <w:pPr>
        <w:pStyle w:val="Marginal"/>
        <w:framePr w:wrap="around"/>
      </w:pPr>
      <w:r>
        <w:t>Vielleicht Logo Ministerium</w:t>
      </w:r>
    </w:p>
    <w:p w14:paraId="613EF7E7" w14:textId="77777777" w:rsidR="00D3676B" w:rsidRDefault="00D3676B" w:rsidP="00D3676B">
      <w:pPr>
        <w:pStyle w:val="Marginal"/>
        <w:framePr w:wrap="around"/>
      </w:pPr>
    </w:p>
    <w:p w14:paraId="47B950CE" w14:textId="77777777" w:rsidR="00D3676B" w:rsidRPr="000C4609" w:rsidRDefault="00D3676B" w:rsidP="00D3676B">
      <w:pPr>
        <w:spacing w:after="240"/>
      </w:pPr>
      <w:r>
        <w:t xml:space="preserve">Bei den 4 Maßnahmen gab es keine Änderung vom Jahr 2023 </w:t>
      </w:r>
      <w:r>
        <w:br/>
        <w:t>zum Jahr 2024</w:t>
      </w:r>
      <w:r w:rsidRPr="000C4609">
        <w:t>.</w:t>
      </w:r>
    </w:p>
    <w:p w14:paraId="20BCC7A3" w14:textId="33401777" w:rsidR="00952FA9" w:rsidRDefault="00952FA9" w:rsidP="00D907DD">
      <w:pPr>
        <w:pStyle w:val="berschrift3"/>
      </w:pPr>
      <w:r>
        <w:lastRenderedPageBreak/>
        <w:t>Das ist das Ergebnis von der Auswertung für das Ministerium für Justiz und Gesundheit:</w:t>
      </w:r>
    </w:p>
    <w:p w14:paraId="1B7E2F22" w14:textId="3453E7ED" w:rsidR="0076545B" w:rsidRPr="0076545B" w:rsidRDefault="0076545B" w:rsidP="0076545B">
      <w:pPr>
        <w:pStyle w:val="Marginal"/>
        <w:framePr w:wrap="around"/>
      </w:pPr>
      <w:r>
        <w:t>Vielleicht Logo Ministerium</w:t>
      </w:r>
    </w:p>
    <w:p w14:paraId="0BB9C7E8" w14:textId="77777777" w:rsidR="00D907DD" w:rsidRDefault="00952FA9" w:rsidP="00D907DD">
      <w:pPr>
        <w:ind w:left="284" w:hanging="284"/>
      </w:pPr>
      <w:r>
        <w:t>6</w:t>
      </w:r>
      <w:r w:rsidRPr="000C4609">
        <w:t xml:space="preserve"> Maßnahmen </w:t>
      </w:r>
      <w:r>
        <w:t xml:space="preserve">waren im Jahr 2023 begonnen worden. </w:t>
      </w:r>
      <w:r>
        <w:br/>
        <w:t xml:space="preserve">Im Jahr 2024 sind von den 6 Maßnahmen </w:t>
      </w:r>
    </w:p>
    <w:p w14:paraId="32A7C648" w14:textId="151E5F1B" w:rsidR="00D907DD" w:rsidRDefault="00952FA9" w:rsidP="00D907DD">
      <w:pPr>
        <w:pStyle w:val="Listenabsatz"/>
        <w:numPr>
          <w:ilvl w:val="0"/>
          <w:numId w:val="17"/>
        </w:numPr>
      </w:pPr>
      <w:r>
        <w:t>3</w:t>
      </w:r>
      <w:r w:rsidRPr="000C4609">
        <w:t xml:space="preserve"> Maßnahmen </w:t>
      </w:r>
      <w:r w:rsidR="00D907DD">
        <w:t>fertig</w:t>
      </w:r>
      <w:r>
        <w:t>.</w:t>
      </w:r>
    </w:p>
    <w:p w14:paraId="05437E34" w14:textId="02D14DF1" w:rsidR="00952FA9" w:rsidRDefault="00952FA9" w:rsidP="00D907DD">
      <w:pPr>
        <w:pStyle w:val="Listenabsatz"/>
        <w:numPr>
          <w:ilvl w:val="0"/>
          <w:numId w:val="17"/>
        </w:numPr>
      </w:pPr>
      <w:r>
        <w:t xml:space="preserve">3 </w:t>
      </w:r>
      <w:r w:rsidRPr="000C4609">
        <w:t xml:space="preserve">Maßnahmen </w:t>
      </w:r>
      <w:r>
        <w:t xml:space="preserve">weiter </w:t>
      </w:r>
      <w:r w:rsidRPr="000C4609">
        <w:t>begonnen</w:t>
      </w:r>
      <w:r>
        <w:t>.</w:t>
      </w:r>
      <w:r w:rsidRPr="000C4609">
        <w:t xml:space="preserve"> </w:t>
      </w:r>
    </w:p>
    <w:p w14:paraId="7244F2D6" w14:textId="737407C6" w:rsidR="00952FA9" w:rsidRPr="000C4609" w:rsidRDefault="00952FA9" w:rsidP="00CB61E9">
      <w:pPr>
        <w:spacing w:after="240"/>
      </w:pPr>
      <w:r>
        <w:t>1 and</w:t>
      </w:r>
      <w:r w:rsidRPr="000C4609">
        <w:t xml:space="preserve">ere Maßnahme </w:t>
      </w:r>
      <w:r w:rsidR="001F7D4B">
        <w:t xml:space="preserve">war bereits im Jahr 2023 </w:t>
      </w:r>
      <w:r w:rsidR="00D907DD">
        <w:t>fertig</w:t>
      </w:r>
      <w:r w:rsidRPr="000C4609">
        <w:t>.</w:t>
      </w:r>
    </w:p>
    <w:p w14:paraId="4411068A" w14:textId="2D198ED3" w:rsidR="001F7D4B" w:rsidRDefault="001F7D4B" w:rsidP="00D907DD">
      <w:pPr>
        <w:pStyle w:val="berschrift3"/>
      </w:pPr>
      <w:r>
        <w:t xml:space="preserve">Das ist das Ergebnis von der Auswertung für das Ministerium </w:t>
      </w:r>
      <w:r w:rsidR="008B7091" w:rsidRPr="001F7D4B">
        <w:t>für Bildung, Wissenschaft, Forschung und Kultur</w:t>
      </w:r>
      <w:r>
        <w:t>:</w:t>
      </w:r>
    </w:p>
    <w:p w14:paraId="0CACAAB8" w14:textId="77777777" w:rsidR="0076545B" w:rsidRPr="0076545B" w:rsidRDefault="0076545B" w:rsidP="0076545B">
      <w:pPr>
        <w:pStyle w:val="Marginal"/>
        <w:framePr w:wrap="around"/>
      </w:pPr>
      <w:r>
        <w:t>Vielleicht Logo Ministerium</w:t>
      </w:r>
    </w:p>
    <w:p w14:paraId="6ED8C49E" w14:textId="77777777" w:rsidR="0076545B" w:rsidRDefault="0076545B" w:rsidP="0076545B">
      <w:pPr>
        <w:pStyle w:val="Marginal"/>
        <w:framePr w:wrap="around"/>
      </w:pPr>
    </w:p>
    <w:p w14:paraId="635AB46F" w14:textId="58A5E1EA" w:rsidR="00D907DD" w:rsidRDefault="001F7D4B" w:rsidP="00D907DD">
      <w:pPr>
        <w:ind w:left="284" w:hanging="284"/>
      </w:pPr>
      <w:r>
        <w:t>6</w:t>
      </w:r>
      <w:r w:rsidRPr="000C4609">
        <w:t xml:space="preserve"> Maßnahmen </w:t>
      </w:r>
      <w:r>
        <w:t xml:space="preserve">waren im Jahr 2023 </w:t>
      </w:r>
      <w:r w:rsidR="008B7091">
        <w:t>geplant</w:t>
      </w:r>
      <w:r>
        <w:t xml:space="preserve">. </w:t>
      </w:r>
      <w:r>
        <w:br/>
        <w:t xml:space="preserve">Im Jahr 2024 sind von den 6 Maßnahmen </w:t>
      </w:r>
    </w:p>
    <w:p w14:paraId="5C34A749" w14:textId="5415EBB3" w:rsidR="001F7D4B" w:rsidRDefault="008B7091" w:rsidP="00D907DD">
      <w:pPr>
        <w:pStyle w:val="Listenabsatz"/>
        <w:numPr>
          <w:ilvl w:val="0"/>
          <w:numId w:val="18"/>
        </w:numPr>
      </w:pPr>
      <w:r>
        <w:t>2</w:t>
      </w:r>
      <w:r w:rsidR="001F7D4B" w:rsidRPr="000C4609">
        <w:t xml:space="preserve"> Maßnahmen </w:t>
      </w:r>
      <w:r w:rsidR="001A2555">
        <w:t>fertig</w:t>
      </w:r>
      <w:r w:rsidR="001F7D4B">
        <w:t>.</w:t>
      </w:r>
      <w:r w:rsidR="001F7D4B">
        <w:br/>
      </w:r>
      <w:r>
        <w:t>1</w:t>
      </w:r>
      <w:r w:rsidR="001F7D4B">
        <w:t xml:space="preserve"> </w:t>
      </w:r>
      <w:r w:rsidR="001F7D4B" w:rsidRPr="000C4609">
        <w:t>Maßnahmen begonnen</w:t>
      </w:r>
      <w:r w:rsidR="001F7D4B">
        <w:t>.</w:t>
      </w:r>
      <w:r w:rsidR="001F7D4B" w:rsidRPr="000C4609">
        <w:t xml:space="preserve"> </w:t>
      </w:r>
    </w:p>
    <w:p w14:paraId="09C2FF09" w14:textId="54140298" w:rsidR="008B7091" w:rsidRDefault="008B7091" w:rsidP="00D907DD">
      <w:pPr>
        <w:pStyle w:val="Listenabsatz"/>
        <w:numPr>
          <w:ilvl w:val="0"/>
          <w:numId w:val="18"/>
        </w:numPr>
      </w:pPr>
      <w:r>
        <w:t xml:space="preserve">3 </w:t>
      </w:r>
      <w:r w:rsidRPr="000C4609">
        <w:t xml:space="preserve">Maßnahmen </w:t>
      </w:r>
      <w:r w:rsidR="001A2555">
        <w:t>noch immer</w:t>
      </w:r>
      <w:r>
        <w:t xml:space="preserve"> geplant.</w:t>
      </w:r>
      <w:r w:rsidRPr="000C4609">
        <w:t xml:space="preserve"> </w:t>
      </w:r>
    </w:p>
    <w:p w14:paraId="6B027C79" w14:textId="1EB4555E" w:rsidR="001F7D4B" w:rsidRPr="000C4609" w:rsidRDefault="001F7D4B" w:rsidP="00CB61E9">
      <w:pPr>
        <w:spacing w:after="240"/>
      </w:pPr>
      <w:r>
        <w:t>1 and</w:t>
      </w:r>
      <w:r w:rsidRPr="000C4609">
        <w:t xml:space="preserve">ere Maßnahme </w:t>
      </w:r>
      <w:r>
        <w:t xml:space="preserve">war im Jahr 2023 </w:t>
      </w:r>
      <w:r w:rsidR="008B7091">
        <w:t xml:space="preserve">geplant und </w:t>
      </w:r>
      <w:r w:rsidR="001A2555">
        <w:br/>
      </w:r>
      <w:r w:rsidR="008B7091">
        <w:t>ist im Jahr 2024 begonnen worden</w:t>
      </w:r>
      <w:r w:rsidRPr="000C4609">
        <w:t>.</w:t>
      </w:r>
    </w:p>
    <w:p w14:paraId="78D9E5F8" w14:textId="79BAE4D5" w:rsidR="00C32061" w:rsidRDefault="00C32061" w:rsidP="00D907DD">
      <w:pPr>
        <w:pStyle w:val="berschrift3"/>
      </w:pPr>
      <w:r>
        <w:t xml:space="preserve">Das ist das Ergebnis von der Auswertung für das Ministerium </w:t>
      </w:r>
      <w:r w:rsidRPr="001F7D4B">
        <w:t xml:space="preserve">für </w:t>
      </w:r>
      <w:r w:rsidRPr="00C32061">
        <w:t>Energiewende, Klimaschutz, Umwelt und Natur</w:t>
      </w:r>
      <w:r>
        <w:t>:</w:t>
      </w:r>
    </w:p>
    <w:p w14:paraId="5999BFE1" w14:textId="77777777" w:rsidR="0076545B" w:rsidRPr="0076545B" w:rsidRDefault="0076545B" w:rsidP="0076545B">
      <w:pPr>
        <w:pStyle w:val="Marginal"/>
        <w:framePr w:wrap="around"/>
      </w:pPr>
      <w:r>
        <w:t>Vielleicht Logo Ministerium</w:t>
      </w:r>
    </w:p>
    <w:p w14:paraId="056911C9" w14:textId="77777777" w:rsidR="0076545B" w:rsidRDefault="0076545B" w:rsidP="0076545B">
      <w:pPr>
        <w:pStyle w:val="Marginal"/>
        <w:framePr w:wrap="around"/>
      </w:pPr>
    </w:p>
    <w:p w14:paraId="29390D4A" w14:textId="689DB657" w:rsidR="001A2555" w:rsidRDefault="001A2555" w:rsidP="001A2555">
      <w:pPr>
        <w:ind w:left="284" w:hanging="284"/>
      </w:pPr>
      <w:r>
        <w:t xml:space="preserve">Im Jahr 2023 waren </w:t>
      </w:r>
      <w:r w:rsidR="00C32061">
        <w:t xml:space="preserve">4 Maßnahmen begonnen worden. </w:t>
      </w:r>
      <w:r w:rsidR="00C32061">
        <w:br/>
      </w:r>
      <w:r>
        <w:t>Im Jahr 2024 sind v</w:t>
      </w:r>
      <w:r w:rsidR="00C32061">
        <w:t xml:space="preserve">on den 4 Maßnahmen </w:t>
      </w:r>
    </w:p>
    <w:p w14:paraId="2BCF8C9A" w14:textId="72613CF1" w:rsidR="001A2555" w:rsidRDefault="00C32061" w:rsidP="001A2555">
      <w:pPr>
        <w:pStyle w:val="Listenabsatz"/>
        <w:numPr>
          <w:ilvl w:val="0"/>
          <w:numId w:val="19"/>
        </w:numPr>
      </w:pPr>
      <w:r>
        <w:t xml:space="preserve">1 Maßnahme </w:t>
      </w:r>
      <w:r w:rsidR="001A2555">
        <w:t>fertig</w:t>
      </w:r>
      <w:r>
        <w:t xml:space="preserve"> </w:t>
      </w:r>
    </w:p>
    <w:p w14:paraId="1E347AE2" w14:textId="5CD18291" w:rsidR="00C32061" w:rsidRDefault="00C32061" w:rsidP="00CB61E9">
      <w:pPr>
        <w:pStyle w:val="Listenabsatz"/>
        <w:numPr>
          <w:ilvl w:val="0"/>
          <w:numId w:val="19"/>
        </w:numPr>
        <w:spacing w:after="240"/>
        <w:ind w:left="714" w:hanging="357"/>
      </w:pPr>
      <w:r>
        <w:t xml:space="preserve">3 Maßnahmen weiter begonnen. </w:t>
      </w:r>
    </w:p>
    <w:p w14:paraId="15EE6D14" w14:textId="1B2DDF5B" w:rsidR="00C32061" w:rsidRDefault="00C32061" w:rsidP="001A2555">
      <w:pPr>
        <w:pStyle w:val="berschrift3"/>
      </w:pPr>
      <w:r>
        <w:t xml:space="preserve">Das ist das Ergebnis von der Auswertung für </w:t>
      </w:r>
      <w:proofErr w:type="gramStart"/>
      <w:r>
        <w:t xml:space="preserve">das </w:t>
      </w:r>
      <w:proofErr w:type="spellStart"/>
      <w:r>
        <w:t>Finanz</w:t>
      </w:r>
      <w:proofErr w:type="gramEnd"/>
      <w:r w:rsidR="00CB61E9">
        <w:t>·</w:t>
      </w:r>
      <w:r>
        <w:t>ministerium</w:t>
      </w:r>
      <w:proofErr w:type="spellEnd"/>
      <w:r>
        <w:t>:</w:t>
      </w:r>
    </w:p>
    <w:p w14:paraId="6460A08B" w14:textId="77777777" w:rsidR="0076545B" w:rsidRPr="0076545B" w:rsidRDefault="0076545B" w:rsidP="0076545B">
      <w:pPr>
        <w:pStyle w:val="Marginal"/>
        <w:framePr w:wrap="around"/>
      </w:pPr>
      <w:r>
        <w:t>Vielleicht Logo Ministerium</w:t>
      </w:r>
    </w:p>
    <w:p w14:paraId="439AE8ED" w14:textId="77777777" w:rsidR="0076545B" w:rsidRDefault="0076545B" w:rsidP="0076545B">
      <w:pPr>
        <w:pStyle w:val="Marginal"/>
        <w:framePr w:wrap="around"/>
      </w:pPr>
    </w:p>
    <w:p w14:paraId="16274D42" w14:textId="7A6303EF" w:rsidR="001A2555" w:rsidRDefault="001A2555" w:rsidP="001A2555">
      <w:pPr>
        <w:ind w:left="284" w:hanging="284"/>
      </w:pPr>
      <w:r>
        <w:t xml:space="preserve">Im Jahr 2023 waren </w:t>
      </w:r>
      <w:r w:rsidR="001A6C05">
        <w:t>4</w:t>
      </w:r>
      <w:r w:rsidR="00C32061" w:rsidRPr="000C4609">
        <w:t xml:space="preserve"> Maßnahmen </w:t>
      </w:r>
      <w:r w:rsidR="001A6C05">
        <w:t>begonnen</w:t>
      </w:r>
      <w:r w:rsidR="00C32061">
        <w:t xml:space="preserve">. </w:t>
      </w:r>
      <w:r w:rsidR="00C32061">
        <w:br/>
        <w:t xml:space="preserve">Im Jahr 2024 sind von den </w:t>
      </w:r>
      <w:r w:rsidR="001A6C05">
        <w:t>4</w:t>
      </w:r>
      <w:r w:rsidR="00C32061">
        <w:t xml:space="preserve"> Maßnahmen </w:t>
      </w:r>
    </w:p>
    <w:p w14:paraId="121A07AA" w14:textId="77777777" w:rsidR="001A2555" w:rsidRDefault="001A6C05" w:rsidP="001A2555">
      <w:pPr>
        <w:pStyle w:val="Listenabsatz"/>
        <w:numPr>
          <w:ilvl w:val="0"/>
          <w:numId w:val="20"/>
        </w:numPr>
      </w:pPr>
      <w:r>
        <w:t>3</w:t>
      </w:r>
      <w:r w:rsidR="00C32061" w:rsidRPr="000C4609">
        <w:t xml:space="preserve"> Maßnahmen </w:t>
      </w:r>
      <w:r>
        <w:t>laufend umgesetzt</w:t>
      </w:r>
    </w:p>
    <w:p w14:paraId="76DB4E83" w14:textId="0BA4BD68" w:rsidR="00C32061" w:rsidRDefault="00C32061" w:rsidP="001A2555">
      <w:pPr>
        <w:pStyle w:val="Listenabsatz"/>
        <w:numPr>
          <w:ilvl w:val="0"/>
          <w:numId w:val="20"/>
        </w:numPr>
      </w:pPr>
      <w:r>
        <w:t xml:space="preserve">1 </w:t>
      </w:r>
      <w:r w:rsidRPr="000C4609">
        <w:t xml:space="preserve">Maßnahme </w:t>
      </w:r>
      <w:r w:rsidR="00BF22DC">
        <w:t xml:space="preserve">weiter </w:t>
      </w:r>
      <w:r w:rsidRPr="000C4609">
        <w:t>begonnen</w:t>
      </w:r>
      <w:r>
        <w:t>.</w:t>
      </w:r>
      <w:r w:rsidRPr="000C4609">
        <w:t xml:space="preserve"> </w:t>
      </w:r>
    </w:p>
    <w:p w14:paraId="37DD9915" w14:textId="054C0812" w:rsidR="00C32061" w:rsidRPr="000C4609" w:rsidRDefault="00C32061" w:rsidP="00CB61E9">
      <w:pPr>
        <w:spacing w:after="240"/>
      </w:pPr>
      <w:r>
        <w:t>Im Jahr 202</w:t>
      </w:r>
      <w:r w:rsidR="001A2555">
        <w:t xml:space="preserve">3 war 1 Maßnahme geplant. </w:t>
      </w:r>
      <w:r w:rsidR="001A2555">
        <w:br/>
        <w:t>Diese Maßnahme</w:t>
      </w:r>
      <w:r>
        <w:t xml:space="preserve"> ist </w:t>
      </w:r>
      <w:r w:rsidR="00BF22DC">
        <w:t>im Jahr 202</w:t>
      </w:r>
      <w:r w:rsidR="001A2555">
        <w:t>4</w:t>
      </w:r>
      <w:r>
        <w:t xml:space="preserve"> </w:t>
      </w:r>
      <w:r w:rsidR="001A2555">
        <w:t>fertig</w:t>
      </w:r>
      <w:r>
        <w:t>.</w:t>
      </w:r>
      <w:r w:rsidRPr="000C4609">
        <w:t xml:space="preserve"> </w:t>
      </w:r>
    </w:p>
    <w:p w14:paraId="75CF6942" w14:textId="47BC0CEF" w:rsidR="00BF22DC" w:rsidRPr="00422911" w:rsidRDefault="00BF22DC" w:rsidP="00422911">
      <w:pPr>
        <w:pStyle w:val="berschrift3"/>
      </w:pPr>
      <w:r w:rsidRPr="00422911">
        <w:lastRenderedPageBreak/>
        <w:t>Das ist das Ergebnis von der Auswertung für das Ministerium für Wirtschaft, Verkehr, Arbeit, Technologie und Tourismus:</w:t>
      </w:r>
    </w:p>
    <w:p w14:paraId="04ADA9B5" w14:textId="77777777" w:rsidR="0076545B" w:rsidRPr="0076545B" w:rsidRDefault="0076545B" w:rsidP="0076545B">
      <w:pPr>
        <w:pStyle w:val="Marginal"/>
        <w:framePr w:wrap="around"/>
      </w:pPr>
      <w:r>
        <w:t>Vielleicht Logo Ministerium</w:t>
      </w:r>
    </w:p>
    <w:p w14:paraId="7F0769CE" w14:textId="77777777" w:rsidR="0076545B" w:rsidRDefault="0076545B" w:rsidP="0076545B">
      <w:pPr>
        <w:pStyle w:val="Marginal"/>
        <w:framePr w:wrap="around"/>
      </w:pPr>
    </w:p>
    <w:p w14:paraId="421E4C47" w14:textId="69FBE184" w:rsidR="00422911" w:rsidRDefault="00422911" w:rsidP="00422911">
      <w:pPr>
        <w:ind w:left="284" w:hanging="284"/>
      </w:pPr>
      <w:r>
        <w:t xml:space="preserve">Im Jahr 2023 waren </w:t>
      </w:r>
      <w:r w:rsidR="00A333E0">
        <w:t>6</w:t>
      </w:r>
      <w:r w:rsidR="00BF22DC" w:rsidRPr="000C4609">
        <w:t xml:space="preserve"> Maßnahmen </w:t>
      </w:r>
      <w:r w:rsidR="00BF22DC">
        <w:t xml:space="preserve">begonnen. </w:t>
      </w:r>
      <w:r w:rsidR="00BF22DC">
        <w:br/>
      </w:r>
      <w:r w:rsidR="00A333E0">
        <w:t xml:space="preserve">Im Jahr 2024 </w:t>
      </w:r>
      <w:r>
        <w:t>sind</w:t>
      </w:r>
      <w:r w:rsidR="00A333E0">
        <w:t xml:space="preserve"> von den 6 Maßnahmen </w:t>
      </w:r>
    </w:p>
    <w:p w14:paraId="24FA3E38" w14:textId="77777777" w:rsidR="00422911" w:rsidRDefault="00A333E0" w:rsidP="00422911">
      <w:pPr>
        <w:pStyle w:val="Listenabsatz"/>
        <w:numPr>
          <w:ilvl w:val="0"/>
          <w:numId w:val="21"/>
        </w:numPr>
      </w:pPr>
      <w:r>
        <w:t>2</w:t>
      </w:r>
      <w:r w:rsidRPr="000C4609">
        <w:t xml:space="preserve"> Maßnahmen </w:t>
      </w:r>
      <w:r>
        <w:t>nicht weiter umgesetzt</w:t>
      </w:r>
    </w:p>
    <w:p w14:paraId="4ECB7764" w14:textId="77777777" w:rsidR="00422911" w:rsidRDefault="00A333E0" w:rsidP="00422911">
      <w:pPr>
        <w:pStyle w:val="Listenabsatz"/>
        <w:numPr>
          <w:ilvl w:val="0"/>
          <w:numId w:val="21"/>
        </w:numPr>
      </w:pPr>
      <w:r>
        <w:t>1</w:t>
      </w:r>
      <w:r w:rsidR="00BF22DC" w:rsidRPr="000C4609">
        <w:t xml:space="preserve"> Maßnahme </w:t>
      </w:r>
      <w:r w:rsidR="00BF22DC">
        <w:t>laufend umgesetzt</w:t>
      </w:r>
    </w:p>
    <w:p w14:paraId="3A6E07B1" w14:textId="2A29DD94" w:rsidR="00422911" w:rsidRDefault="00BF22DC" w:rsidP="00422911">
      <w:pPr>
        <w:pStyle w:val="Listenabsatz"/>
        <w:numPr>
          <w:ilvl w:val="0"/>
          <w:numId w:val="21"/>
        </w:numPr>
      </w:pPr>
      <w:r>
        <w:t xml:space="preserve">1 </w:t>
      </w:r>
      <w:r w:rsidRPr="000C4609">
        <w:t xml:space="preserve">Maßnahme </w:t>
      </w:r>
      <w:r w:rsidR="00422911">
        <w:t>fertig</w:t>
      </w:r>
      <w:r w:rsidRPr="000C4609">
        <w:t xml:space="preserve"> </w:t>
      </w:r>
    </w:p>
    <w:p w14:paraId="4C36E284" w14:textId="0364506D" w:rsidR="00BF22DC" w:rsidRPr="000C4609" w:rsidRDefault="00A333E0" w:rsidP="00CB61E9">
      <w:pPr>
        <w:pStyle w:val="Listenabsatz"/>
        <w:numPr>
          <w:ilvl w:val="0"/>
          <w:numId w:val="21"/>
        </w:numPr>
        <w:spacing w:after="240"/>
        <w:ind w:left="714" w:hanging="357"/>
      </w:pPr>
      <w:r>
        <w:t>2 Maßnahmen weiter geplant</w:t>
      </w:r>
      <w:r w:rsidR="00BF22DC">
        <w:t>.</w:t>
      </w:r>
      <w:r w:rsidR="00BF22DC" w:rsidRPr="000C4609">
        <w:t xml:space="preserve"> </w:t>
      </w:r>
    </w:p>
    <w:p w14:paraId="237B400D" w14:textId="4E202021" w:rsidR="00A333E0" w:rsidRDefault="00A333E0" w:rsidP="00422911">
      <w:pPr>
        <w:pStyle w:val="berschrift3"/>
        <w:rPr>
          <w:u w:val="single"/>
        </w:rPr>
      </w:pPr>
      <w:r>
        <w:rPr>
          <w:u w:val="single"/>
        </w:rPr>
        <w:t xml:space="preserve">Das ist das Ergebnis von der Auswertung für das Ministerium </w:t>
      </w:r>
      <w:r w:rsidRPr="001F7D4B">
        <w:t xml:space="preserve">für </w:t>
      </w:r>
      <w:r w:rsidR="005B5DFD" w:rsidRPr="005B5DFD">
        <w:t>Soziales, Jugend, Familie, Senioren, Integration und Gleichstellung</w:t>
      </w:r>
      <w:r>
        <w:rPr>
          <w:u w:val="single"/>
        </w:rPr>
        <w:t>:</w:t>
      </w:r>
    </w:p>
    <w:p w14:paraId="5CC9CB0A" w14:textId="77777777" w:rsidR="0076545B" w:rsidRPr="0076545B" w:rsidRDefault="0076545B" w:rsidP="0076545B">
      <w:pPr>
        <w:pStyle w:val="Marginal"/>
        <w:framePr w:wrap="around"/>
      </w:pPr>
      <w:r>
        <w:t>Vielleicht Logo Ministerium</w:t>
      </w:r>
    </w:p>
    <w:p w14:paraId="59CA6EF1" w14:textId="77777777" w:rsidR="0076545B" w:rsidRDefault="0076545B" w:rsidP="0076545B">
      <w:pPr>
        <w:pStyle w:val="Marginal"/>
        <w:framePr w:wrap="around"/>
      </w:pPr>
    </w:p>
    <w:p w14:paraId="5D67FAA9" w14:textId="15543037" w:rsidR="00422911" w:rsidRDefault="00422911" w:rsidP="00422911">
      <w:pPr>
        <w:ind w:left="284" w:hanging="284"/>
      </w:pPr>
      <w:r>
        <w:t xml:space="preserve">Im Jahr 2023 waren </w:t>
      </w:r>
      <w:r w:rsidR="005B5DFD">
        <w:t>5</w:t>
      </w:r>
      <w:r w:rsidR="00A333E0" w:rsidRPr="000C4609">
        <w:t xml:space="preserve"> Maßnahmen </w:t>
      </w:r>
      <w:r w:rsidR="005B5DFD">
        <w:t>begonnen</w:t>
      </w:r>
      <w:r w:rsidR="00A333E0">
        <w:t xml:space="preserve">. </w:t>
      </w:r>
      <w:r w:rsidR="00A333E0">
        <w:br/>
        <w:t xml:space="preserve">Im Jahr 2024 </w:t>
      </w:r>
      <w:r>
        <w:t>sind</w:t>
      </w:r>
      <w:r w:rsidR="00A333E0">
        <w:t xml:space="preserve"> von den </w:t>
      </w:r>
      <w:r w:rsidR="005B5DFD">
        <w:t>5</w:t>
      </w:r>
      <w:r w:rsidR="00A333E0">
        <w:t xml:space="preserve"> Maßnahmen </w:t>
      </w:r>
    </w:p>
    <w:p w14:paraId="0E08F93B" w14:textId="2E66EE38" w:rsidR="00422911" w:rsidRDefault="005B5DFD" w:rsidP="00422911">
      <w:pPr>
        <w:pStyle w:val="Listenabsatz"/>
        <w:numPr>
          <w:ilvl w:val="0"/>
          <w:numId w:val="22"/>
        </w:numPr>
      </w:pPr>
      <w:r>
        <w:t>1</w:t>
      </w:r>
      <w:r w:rsidR="00A333E0" w:rsidRPr="000C4609">
        <w:t xml:space="preserve"> Maßnahme </w:t>
      </w:r>
      <w:r w:rsidR="00422911">
        <w:t>fertig</w:t>
      </w:r>
    </w:p>
    <w:p w14:paraId="4A54F7F5" w14:textId="094E0CE0" w:rsidR="00A333E0" w:rsidRDefault="00A333E0" w:rsidP="00422911">
      <w:pPr>
        <w:pStyle w:val="Listenabsatz"/>
        <w:numPr>
          <w:ilvl w:val="0"/>
          <w:numId w:val="22"/>
        </w:numPr>
      </w:pPr>
      <w:r>
        <w:t xml:space="preserve">1 </w:t>
      </w:r>
      <w:r w:rsidRPr="000C4609">
        <w:t xml:space="preserve">Maßnahme </w:t>
      </w:r>
      <w:r w:rsidR="005B5DFD">
        <w:t>laufend umgesetzt</w:t>
      </w:r>
      <w:r>
        <w:t>.</w:t>
      </w:r>
      <w:r w:rsidRPr="000C4609">
        <w:t xml:space="preserve"> </w:t>
      </w:r>
    </w:p>
    <w:p w14:paraId="36ADFA01" w14:textId="497DBEEA" w:rsidR="00A333E0" w:rsidRPr="000C4609" w:rsidRDefault="00A333E0" w:rsidP="00CB61E9">
      <w:pPr>
        <w:pStyle w:val="Listenabsatz"/>
        <w:numPr>
          <w:ilvl w:val="0"/>
          <w:numId w:val="22"/>
        </w:numPr>
        <w:spacing w:after="240"/>
        <w:ind w:left="714" w:hanging="357"/>
      </w:pPr>
      <w:r>
        <w:t xml:space="preserve">3 </w:t>
      </w:r>
      <w:r w:rsidRPr="000C4609">
        <w:t xml:space="preserve">Maßnahmen </w:t>
      </w:r>
      <w:r>
        <w:t xml:space="preserve">weiter </w:t>
      </w:r>
      <w:r w:rsidR="005B5DFD">
        <w:t>begonnen</w:t>
      </w:r>
      <w:r>
        <w:t>.</w:t>
      </w:r>
      <w:r w:rsidRPr="000C4609">
        <w:t xml:space="preserve"> </w:t>
      </w:r>
    </w:p>
    <w:p w14:paraId="2F28ECBC" w14:textId="7CF542E6" w:rsidR="005B5DFD" w:rsidRDefault="005B5DFD" w:rsidP="00422911">
      <w:pPr>
        <w:pStyle w:val="berschrift3"/>
        <w:rPr>
          <w:u w:val="single"/>
        </w:rPr>
      </w:pPr>
      <w:r>
        <w:rPr>
          <w:u w:val="single"/>
        </w:rPr>
        <w:t xml:space="preserve">Das ist das Ergebnis von der Auswertung für das Ministerium </w:t>
      </w:r>
      <w:r w:rsidRPr="001F7D4B">
        <w:t xml:space="preserve">für </w:t>
      </w:r>
      <w:r w:rsidRPr="005B5DFD">
        <w:t>Landwirtschaft, ländliche Räume, Europa und Verbraucherschutz</w:t>
      </w:r>
      <w:r>
        <w:rPr>
          <w:u w:val="single"/>
        </w:rPr>
        <w:t>:</w:t>
      </w:r>
    </w:p>
    <w:p w14:paraId="6E001CA4" w14:textId="77777777" w:rsidR="0076545B" w:rsidRPr="0076545B" w:rsidRDefault="0076545B" w:rsidP="0076545B">
      <w:pPr>
        <w:pStyle w:val="Marginal"/>
        <w:framePr w:wrap="around"/>
      </w:pPr>
      <w:r>
        <w:t>Vielleicht Logo Ministerium</w:t>
      </w:r>
    </w:p>
    <w:p w14:paraId="5BEE9F36" w14:textId="77777777" w:rsidR="0076545B" w:rsidRDefault="0076545B" w:rsidP="0076545B">
      <w:pPr>
        <w:pStyle w:val="Marginal"/>
        <w:framePr w:wrap="around"/>
      </w:pPr>
    </w:p>
    <w:p w14:paraId="1800BEDF" w14:textId="447F1FAA" w:rsidR="00422911" w:rsidRDefault="00422911" w:rsidP="00422911">
      <w:pPr>
        <w:ind w:left="284" w:hanging="284"/>
      </w:pPr>
      <w:r>
        <w:t xml:space="preserve">Im Jahr 2023 waren </w:t>
      </w:r>
      <w:r w:rsidR="005B5DFD">
        <w:t>5</w:t>
      </w:r>
      <w:r w:rsidR="005B5DFD" w:rsidRPr="000C4609">
        <w:t xml:space="preserve"> Maßnahmen </w:t>
      </w:r>
      <w:r w:rsidR="005B5DFD">
        <w:t xml:space="preserve">begonnen. </w:t>
      </w:r>
      <w:r w:rsidR="005B5DFD">
        <w:br/>
        <w:t xml:space="preserve">Im Jahr 2024 sind von den 5 Maßnahmen </w:t>
      </w:r>
    </w:p>
    <w:p w14:paraId="500EB9AB" w14:textId="5AC6CF04" w:rsidR="005B5DFD" w:rsidRDefault="005B5DFD" w:rsidP="00422911">
      <w:pPr>
        <w:pStyle w:val="Listenabsatz"/>
        <w:numPr>
          <w:ilvl w:val="0"/>
          <w:numId w:val="23"/>
        </w:numPr>
      </w:pPr>
      <w:r>
        <w:t>2</w:t>
      </w:r>
      <w:r w:rsidRPr="000C4609">
        <w:t xml:space="preserve"> Maßnahme</w:t>
      </w:r>
      <w:r>
        <w:t>n</w:t>
      </w:r>
      <w:r w:rsidRPr="000C4609">
        <w:t xml:space="preserve"> abgeschlossen</w:t>
      </w:r>
      <w:r>
        <w:t>.</w:t>
      </w:r>
      <w:r w:rsidRPr="000C4609">
        <w:t xml:space="preserve"> </w:t>
      </w:r>
    </w:p>
    <w:p w14:paraId="5FF5B900" w14:textId="63D1ACE8" w:rsidR="005B5DFD" w:rsidRPr="000C4609" w:rsidRDefault="005B5DFD" w:rsidP="00CB61E9">
      <w:pPr>
        <w:pStyle w:val="Listenabsatz"/>
        <w:numPr>
          <w:ilvl w:val="0"/>
          <w:numId w:val="23"/>
        </w:numPr>
        <w:spacing w:after="240"/>
        <w:ind w:left="714" w:hanging="357"/>
      </w:pPr>
      <w:r>
        <w:t xml:space="preserve">3 </w:t>
      </w:r>
      <w:r w:rsidRPr="000C4609">
        <w:t xml:space="preserve">Maßnahmen </w:t>
      </w:r>
      <w:r>
        <w:t>weiter begonnen.</w:t>
      </w:r>
      <w:r w:rsidRPr="000C4609">
        <w:t xml:space="preserve"> </w:t>
      </w:r>
    </w:p>
    <w:p w14:paraId="7A978DF0" w14:textId="1E7D85F9" w:rsidR="008613AD" w:rsidRDefault="00422911" w:rsidP="00422911">
      <w:pPr>
        <w:pStyle w:val="berschrift2"/>
      </w:pPr>
      <w:r w:rsidRPr="000C4609">
        <w:t>Gesamtergebnis der Landesregierung:</w:t>
      </w:r>
    </w:p>
    <w:p w14:paraId="66E215E7" w14:textId="088EC5E7" w:rsidR="000B4B46" w:rsidRDefault="000B4B46" w:rsidP="000B4B46">
      <w:pPr>
        <w:pStyle w:val="Marginal"/>
        <w:framePr w:wrap="around"/>
      </w:pPr>
      <w:r>
        <w:drawing>
          <wp:inline distT="0" distB="0" distL="0" distR="0" wp14:anchorId="684AF007" wp14:editId="22BC1113">
            <wp:extent cx="1169264" cy="1630680"/>
            <wp:effectExtent l="0" t="0" r="0" b="7620"/>
            <wp:docPr id="530564432" name="Grafik 7" descr="Ein Bild, das Menschliches Gesicht, Kleidung, Zeichnung, Entwurf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64432" name="Grafik 7" descr="Ein Bild, das Menschliches Gesicht, Kleidung, Zeichnung, Entwurf enthält.&#10;&#10;Automatisch generierte Beschreibu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5395" cy="16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8C7F" w14:textId="40891B1E" w:rsidR="00754120" w:rsidRPr="00754120" w:rsidRDefault="00754120" w:rsidP="000B4B46">
      <w:pPr>
        <w:spacing w:after="240"/>
      </w:pPr>
      <w:r>
        <w:t xml:space="preserve">Hier können Sie die Umsetzung von allen Maßnahmen für die Jahre 2023 und 2024 lesen. </w:t>
      </w:r>
      <w:r>
        <w:br/>
        <w:t>Und sie können lesen:</w:t>
      </w:r>
      <w:r>
        <w:br/>
        <w:t xml:space="preserve">So wäre der Anteil, wenn es 100 Maßnahmen geben würde. </w:t>
      </w:r>
      <w:r>
        <w:br/>
        <w:t>Mit dieser Zahl kann man die Ergebnisse auch in Zukunft gut vergleichen.</w:t>
      </w:r>
    </w:p>
    <w:p w14:paraId="194FAAF0" w14:textId="2AF47A0D" w:rsidR="008613AD" w:rsidRDefault="006B0000" w:rsidP="006B0000">
      <w:pPr>
        <w:pStyle w:val="berschrift3"/>
      </w:pPr>
      <w:r>
        <w:lastRenderedPageBreak/>
        <w:t xml:space="preserve">Das war der </w:t>
      </w:r>
      <w:r w:rsidRPr="000C4609">
        <w:t>St</w:t>
      </w:r>
      <w:r>
        <w:t>and zur Umsetzung</w:t>
      </w:r>
      <w:r w:rsidRPr="000C4609">
        <w:t xml:space="preserve"> </w:t>
      </w:r>
      <w:r>
        <w:t xml:space="preserve">von Maßnahmen aus dem </w:t>
      </w:r>
      <w:r>
        <w:br/>
        <w:t xml:space="preserve">Fokus-LAP am 8. Mai </w:t>
      </w:r>
      <w:r w:rsidRPr="000C4609">
        <w:t>2023</w:t>
      </w:r>
    </w:p>
    <w:p w14:paraId="43DA289D" w14:textId="38064FA4" w:rsidR="000B4B46" w:rsidRDefault="000B4B46" w:rsidP="000B4B46">
      <w:pPr>
        <w:pStyle w:val="Marginal"/>
        <w:framePr w:wrap="around"/>
      </w:pPr>
      <w:r>
        <w:drawing>
          <wp:inline distT="0" distB="0" distL="0" distR="0" wp14:anchorId="652A20B7" wp14:editId="72FB0357">
            <wp:extent cx="1440180" cy="1333500"/>
            <wp:effectExtent l="0" t="0" r="7620" b="0"/>
            <wp:docPr id="2073588924" name="Grafik 8" descr="Ein Bild, das Text, Taschenrechner, Büroausstattung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88924" name="Grafik 8" descr="Ein Bild, das Text, Taschenrechner, Büroausstattung, Design enthält.&#10;&#10;Automatisch generierte Beschreibu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F66F" w14:textId="20BB1325" w:rsidR="006B0000" w:rsidRDefault="006B0000" w:rsidP="006B0000">
      <w:pPr>
        <w:ind w:left="709" w:hanging="709"/>
      </w:pPr>
      <w:r>
        <w:t xml:space="preserve">8 Maßnahmen waren geplant. </w:t>
      </w:r>
      <w:r>
        <w:br/>
        <w:t>Das wären ungefähr 15 von 100 Maßnahmen.</w:t>
      </w:r>
    </w:p>
    <w:p w14:paraId="1D8CC862" w14:textId="0FCAE694" w:rsidR="006B0000" w:rsidRDefault="006B0000" w:rsidP="006B0000">
      <w:pPr>
        <w:ind w:left="709" w:hanging="709"/>
      </w:pPr>
      <w:r>
        <w:t>43 Maßnahmen waren begonnen.</w:t>
      </w:r>
      <w:r>
        <w:br/>
        <w:t>Das wären ungefähr 81 von 100 Maßnahmen.</w:t>
      </w:r>
    </w:p>
    <w:p w14:paraId="2660D697" w14:textId="2AF14297" w:rsidR="00754120" w:rsidRDefault="00754120" w:rsidP="006B0000">
      <w:pPr>
        <w:ind w:left="709" w:hanging="709"/>
      </w:pPr>
      <w:r>
        <w:t>1 Maßnahme war fertig.</w:t>
      </w:r>
      <w:r>
        <w:br/>
        <w:t>Das wären ungefähr 2 von 100 Maßnahmen.</w:t>
      </w:r>
    </w:p>
    <w:p w14:paraId="0E38A0AF" w14:textId="778AAF8C" w:rsidR="00754120" w:rsidRDefault="00754120" w:rsidP="006B0000">
      <w:pPr>
        <w:ind w:left="709" w:hanging="709"/>
      </w:pPr>
      <w:r>
        <w:t>Keine Maßnahme wurde nicht umgesetzt.</w:t>
      </w:r>
    </w:p>
    <w:p w14:paraId="3EA0DFB6" w14:textId="66A165DC" w:rsidR="00754120" w:rsidRDefault="00754120" w:rsidP="000B4B46">
      <w:pPr>
        <w:spacing w:after="240"/>
        <w:ind w:left="709" w:hanging="709"/>
      </w:pPr>
      <w:r>
        <w:t>Insgesamt gab es 53 Maßnahmen.</w:t>
      </w:r>
    </w:p>
    <w:p w14:paraId="211D39EA" w14:textId="39834B04" w:rsidR="00754120" w:rsidRDefault="00754120" w:rsidP="00754120">
      <w:pPr>
        <w:pStyle w:val="berschrift3"/>
      </w:pPr>
      <w:r>
        <w:t xml:space="preserve">Das war der </w:t>
      </w:r>
      <w:r w:rsidRPr="000C4609">
        <w:t>St</w:t>
      </w:r>
      <w:r>
        <w:t>and zur Umsetzung</w:t>
      </w:r>
      <w:r w:rsidRPr="000C4609">
        <w:t xml:space="preserve"> </w:t>
      </w:r>
      <w:r>
        <w:t xml:space="preserve">von Maßnahmen aus dem </w:t>
      </w:r>
      <w:r>
        <w:br/>
        <w:t xml:space="preserve">Fokus-LAP am 30. Juli </w:t>
      </w:r>
      <w:r w:rsidRPr="000C4609">
        <w:t>202</w:t>
      </w:r>
      <w:r>
        <w:t>4</w:t>
      </w:r>
    </w:p>
    <w:p w14:paraId="7943985A" w14:textId="26E571A2" w:rsidR="00754120" w:rsidRDefault="00754120" w:rsidP="00754120">
      <w:pPr>
        <w:ind w:left="709" w:hanging="709"/>
      </w:pPr>
      <w:r>
        <w:t xml:space="preserve">4 Maßnahmen waren geplant. </w:t>
      </w:r>
      <w:r>
        <w:br/>
        <w:t>Das wären ungefähr 8 von 100 Maßnahmen.</w:t>
      </w:r>
    </w:p>
    <w:p w14:paraId="3138A670" w14:textId="6E88A956" w:rsidR="00754120" w:rsidRDefault="00754120" w:rsidP="00754120">
      <w:pPr>
        <w:ind w:left="709" w:hanging="709"/>
      </w:pPr>
      <w:r>
        <w:t>45 Maßnahmen waren begonnen.</w:t>
      </w:r>
      <w:r>
        <w:br/>
        <w:t>Das wären ungefähr 45 von 100 Maßnahmen.</w:t>
      </w:r>
    </w:p>
    <w:p w14:paraId="6555E656" w14:textId="2AC8EEE6" w:rsidR="00754120" w:rsidRDefault="00754120" w:rsidP="00754120">
      <w:pPr>
        <w:ind w:left="709" w:hanging="709"/>
      </w:pPr>
      <w:r>
        <w:t>16 Maßnahmen war fertig.</w:t>
      </w:r>
      <w:r>
        <w:br/>
        <w:t>Das wären ungefähr 30 von 100 Maßnahmen.</w:t>
      </w:r>
    </w:p>
    <w:p w14:paraId="0197AD35" w14:textId="1245E528" w:rsidR="00754120" w:rsidRDefault="00754120" w:rsidP="00754120">
      <w:pPr>
        <w:ind w:left="709" w:hanging="709"/>
      </w:pPr>
      <w:r>
        <w:t>6 Maßnahmen wurden laufend umgesetzt.</w:t>
      </w:r>
      <w:r>
        <w:br/>
        <w:t>Das bedeutet: Sie werden im Alltag immer beachtet.</w:t>
      </w:r>
      <w:r>
        <w:br/>
        <w:t>Das wären ungefähr 11 von 100 Maßnahmen.</w:t>
      </w:r>
    </w:p>
    <w:p w14:paraId="2B724E4E" w14:textId="07EC736B" w:rsidR="00754120" w:rsidRDefault="00754120" w:rsidP="00754120">
      <w:pPr>
        <w:ind w:left="709" w:hanging="709"/>
      </w:pPr>
      <w:r>
        <w:t>3 Maßnahmen wurden nicht umgesetzt.</w:t>
      </w:r>
      <w:r>
        <w:br/>
        <w:t>Das wären ungefähr 6 von 100 Maßnahmen.</w:t>
      </w:r>
    </w:p>
    <w:p w14:paraId="5B32D0BD" w14:textId="77777777" w:rsidR="00754120" w:rsidRDefault="00754120" w:rsidP="00754120">
      <w:pPr>
        <w:ind w:left="709" w:hanging="709"/>
      </w:pPr>
      <w:r>
        <w:t>Insgesamt gab es 53 Maßnahmen.</w:t>
      </w:r>
    </w:p>
    <w:p w14:paraId="6314F6DC" w14:textId="77777777" w:rsidR="00754120" w:rsidRPr="006B0000" w:rsidRDefault="00754120" w:rsidP="006B0000">
      <w:pPr>
        <w:ind w:left="709" w:hanging="709"/>
      </w:pPr>
    </w:p>
    <w:p w14:paraId="468D8239" w14:textId="3DC99A5A" w:rsidR="002F22A7" w:rsidRDefault="000C4609" w:rsidP="002F22A7">
      <w:pPr>
        <w:pStyle w:val="berschrift3"/>
      </w:pPr>
      <w:r w:rsidRPr="000C4609">
        <w:t xml:space="preserve">Gesamtergebnis </w:t>
      </w:r>
    </w:p>
    <w:p w14:paraId="600AE188" w14:textId="3CD2E4C1" w:rsidR="0076545B" w:rsidRDefault="0076545B" w:rsidP="0076545B">
      <w:pPr>
        <w:pStyle w:val="Marginal"/>
        <w:framePr w:wrap="around"/>
      </w:pPr>
      <w:r>
        <w:drawing>
          <wp:inline distT="0" distB="0" distL="0" distR="0" wp14:anchorId="019E8ECB" wp14:editId="6F48EFDF">
            <wp:extent cx="1440180" cy="885190"/>
            <wp:effectExtent l="0" t="0" r="7620" b="0"/>
            <wp:docPr id="1034128413" name="Grafik 27" descr="Ein Bild, das Zeichnung, Kleidung, Darstellung, Lächel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28413" name="Grafik 27" descr="Ein Bild, das Zeichnung, Kleidung, Darstellung, Lächeln enthält.&#10;&#10;Automatisch generierte Beschreibu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226B" w14:textId="1557B015" w:rsidR="000C4609" w:rsidRPr="000C4609" w:rsidRDefault="002F22A7" w:rsidP="00244A50">
      <w:pPr>
        <w:rPr>
          <w:b/>
          <w:bCs/>
        </w:rPr>
      </w:pPr>
      <w:r>
        <w:t>Bis</w:t>
      </w:r>
      <w:r w:rsidR="000C4609" w:rsidRPr="000C4609">
        <w:t xml:space="preserve"> zum 30.</w:t>
      </w:r>
      <w:r>
        <w:t xml:space="preserve"> Juli </w:t>
      </w:r>
      <w:r w:rsidR="000C4609" w:rsidRPr="000C4609">
        <w:t xml:space="preserve">2024 </w:t>
      </w:r>
      <w:r>
        <w:t>wurden sehr viele</w:t>
      </w:r>
      <w:r w:rsidR="000C4609" w:rsidRPr="000C4609">
        <w:t xml:space="preserve"> Maßnahmen </w:t>
      </w:r>
      <w:r>
        <w:br/>
        <w:t>angefang</w:t>
      </w:r>
      <w:r w:rsidR="000C4609" w:rsidRPr="000C4609">
        <w:t>en</w:t>
      </w:r>
      <w:r>
        <w:t>,</w:t>
      </w:r>
      <w:r w:rsidR="000C4609" w:rsidRPr="000C4609">
        <w:t xml:space="preserve"> </w:t>
      </w:r>
      <w:r>
        <w:t>fertiggestellt</w:t>
      </w:r>
      <w:r w:rsidR="000C4609" w:rsidRPr="000C4609">
        <w:t xml:space="preserve"> oder laufend umgesetzt.</w:t>
      </w:r>
    </w:p>
    <w:p w14:paraId="0A0627BC" w14:textId="77777777" w:rsidR="000C4609" w:rsidRPr="000C4609" w:rsidRDefault="000C4609" w:rsidP="000C4609">
      <w:pPr>
        <w:spacing w:after="160" w:line="259" w:lineRule="auto"/>
        <w:rPr>
          <w:b/>
          <w:bCs/>
        </w:rPr>
      </w:pPr>
    </w:p>
    <w:p w14:paraId="7AAF52EB" w14:textId="77777777" w:rsidR="002F22A7" w:rsidRPr="002F22A7" w:rsidRDefault="00244A50" w:rsidP="002F22A7">
      <w:pPr>
        <w:pStyle w:val="berschrift2"/>
      </w:pPr>
      <w:r w:rsidRPr="002F22A7">
        <w:lastRenderedPageBreak/>
        <w:t xml:space="preserve">Anlage: </w:t>
      </w:r>
    </w:p>
    <w:p w14:paraId="0A721CEF" w14:textId="2C9FB8D5" w:rsidR="00C6004A" w:rsidRDefault="00C6004A" w:rsidP="00C6004A">
      <w:pPr>
        <w:pStyle w:val="Marginal"/>
        <w:framePr w:wrap="around"/>
      </w:pPr>
      <w:r>
        <w:drawing>
          <wp:inline distT="0" distB="0" distL="0" distR="0" wp14:anchorId="0682A072" wp14:editId="327EF4C6">
            <wp:extent cx="1440180" cy="1292860"/>
            <wp:effectExtent l="0" t="0" r="0" b="0"/>
            <wp:docPr id="28655432" name="Grafik 9" descr="Ein Bild, das Elektronik, Ausgabegerät, Elektronisches Gerät, Eingabegerä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5432" name="Grafik 9" descr="Ein Bild, das Elektronik, Ausgabegerät, Elektronisches Gerät, Eingabegerät enthält.&#10;&#10;Automatisch generierte Beschreibu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CE87" w14:textId="4E115837" w:rsidR="00066AF3" w:rsidRDefault="00066AF3" w:rsidP="002F22A7">
      <w:r w:rsidRPr="00066AF3">
        <w:t xml:space="preserve">Die einzelnen Maßnahmen </w:t>
      </w:r>
      <w:r>
        <w:t>von den Ministerien</w:t>
      </w:r>
      <w:r w:rsidRPr="00066AF3">
        <w:t xml:space="preserve"> und der Staatskanzlei finden Sie im Landesportal unter </w:t>
      </w:r>
      <w:r>
        <w:br/>
      </w:r>
      <w:hyperlink r:id="rId38" w:tooltip="Link zum Landesportal zur UN-BRK" w:history="1">
        <w:r w:rsidRPr="00FC4132">
          <w:rPr>
            <w:rStyle w:val="Hyperlink"/>
          </w:rPr>
          <w:t>www.schleswig-holstein.de/unbrk</w:t>
        </w:r>
      </w:hyperlink>
    </w:p>
    <w:p w14:paraId="07F6ACC6" w14:textId="77777777" w:rsidR="00066AF3" w:rsidRDefault="00066AF3" w:rsidP="002F22A7"/>
    <w:p w14:paraId="211A16E7" w14:textId="4142760E" w:rsidR="002F22A7" w:rsidRDefault="002F22A7" w:rsidP="002F22A7">
      <w:r>
        <w:t>Dieses Dokument gibt es auch in schwerer Sprache.</w:t>
      </w:r>
    </w:p>
    <w:p w14:paraId="4CBCE463" w14:textId="39B5EF18" w:rsidR="00244A50" w:rsidRDefault="002F22A7" w:rsidP="002F22A7">
      <w:r>
        <w:t xml:space="preserve">Zu diesem Dokument gibt es eine Tabelle zur Übersicht. </w:t>
      </w:r>
      <w:r>
        <w:br/>
        <w:t xml:space="preserve">In der </w:t>
      </w:r>
      <w:r w:rsidR="00244A50">
        <w:t xml:space="preserve">Übersicht </w:t>
      </w:r>
      <w:r>
        <w:t>finden Sie alle</w:t>
      </w:r>
      <w:r w:rsidR="00244A50">
        <w:t xml:space="preserve"> 53 Maßnahmen</w:t>
      </w:r>
      <w:r>
        <w:t>.</w:t>
      </w:r>
      <w:r w:rsidR="00244A50">
        <w:t xml:space="preserve"> </w:t>
      </w:r>
      <w:r>
        <w:br/>
        <w:t xml:space="preserve">Und </w:t>
      </w:r>
      <w:r w:rsidR="00244A50">
        <w:t>Anmerkungen zur Umsetzung</w:t>
      </w:r>
      <w:r>
        <w:t>.</w:t>
      </w:r>
      <w:r w:rsidR="00244A50">
        <w:t xml:space="preserve"> </w:t>
      </w:r>
    </w:p>
    <w:p w14:paraId="5DF5D0AD" w14:textId="77777777" w:rsidR="00486734" w:rsidRDefault="00486734" w:rsidP="00486734"/>
    <w:p w14:paraId="1ADA0F62" w14:textId="57539507" w:rsidR="00C6004A" w:rsidRDefault="00C6004A" w:rsidP="00C6004A">
      <w:pPr>
        <w:pStyle w:val="Marginal"/>
        <w:framePr w:wrap="around"/>
      </w:pPr>
      <w:r>
        <w:t>An dieser Stelle könnten offizielle Fotos von Ihnen eingefügt werden.</w:t>
      </w:r>
    </w:p>
    <w:p w14:paraId="2C1FD95E" w14:textId="310CA3C1" w:rsidR="00486734" w:rsidRDefault="00486734" w:rsidP="00486734">
      <w:r>
        <w:t xml:space="preserve">Diesen Text haben </w:t>
      </w:r>
      <w:r>
        <w:br/>
        <w:t xml:space="preserve">Markus Küßner, Staatskanzlei </w:t>
      </w:r>
      <w:del w:id="6" w:author="Kagelmacher, Susan (Staatskanzlei)" w:date="2024-11-08T10:12:00Z">
        <w:r w:rsidDel="00FC4055">
          <w:delText xml:space="preserve">Abteilung </w:delText>
        </w:r>
      </w:del>
      <w:ins w:id="7" w:author="Kagelmacher, Susan (Staatskanzlei)" w:date="2024-11-08T10:12:00Z">
        <w:r w:rsidR="00FC4055">
          <w:t>Referat</w:t>
        </w:r>
        <w:r w:rsidR="00FC4055">
          <w:t xml:space="preserve"> </w:t>
        </w:r>
      </w:ins>
      <w:r>
        <w:t>26</w:t>
      </w:r>
      <w:r>
        <w:br/>
        <w:t xml:space="preserve">und </w:t>
      </w:r>
      <w:r>
        <w:br/>
        <w:t xml:space="preserve">Susan Kagelmacher, Staatskanzlei </w:t>
      </w:r>
      <w:del w:id="8" w:author="Kagelmacher, Susan (Staatskanzlei)" w:date="2024-11-08T10:12:00Z">
        <w:r w:rsidDel="00FC4055">
          <w:delText>Abteilung 262</w:delText>
        </w:r>
      </w:del>
      <w:ins w:id="9" w:author="Kagelmacher, Susan (Staatskanzlei)" w:date="2024-11-08T10:12:00Z">
        <w:r w:rsidR="00FC4055">
          <w:t>Referat 26</w:t>
        </w:r>
      </w:ins>
      <w:bookmarkStart w:id="10" w:name="_GoBack"/>
      <w:bookmarkEnd w:id="10"/>
    </w:p>
    <w:p w14:paraId="5C516EAD" w14:textId="2A8BA4B9" w:rsidR="00486734" w:rsidRDefault="00754120" w:rsidP="00486734">
      <w:r>
        <w:t>g</w:t>
      </w:r>
      <w:r w:rsidR="00486734">
        <w:t>eschrieben</w:t>
      </w:r>
      <w:r w:rsidR="00245F00">
        <w:t>.</w:t>
      </w:r>
    </w:p>
    <w:p w14:paraId="19E272FF" w14:textId="55481D5B" w:rsidR="004F4AA6" w:rsidRDefault="004F4AA6">
      <w:pPr>
        <w:spacing w:after="160" w:line="259" w:lineRule="auto"/>
      </w:pPr>
      <w:r>
        <w:br w:type="page"/>
      </w:r>
    </w:p>
    <w:p w14:paraId="487D113C" w14:textId="77777777" w:rsidR="00870CC2" w:rsidRDefault="00870CC2" w:rsidP="00870CC2"/>
    <w:p w14:paraId="4FAB64ED" w14:textId="77777777" w:rsidR="003674C6" w:rsidRPr="009676D4" w:rsidRDefault="003674C6" w:rsidP="000D3F71">
      <w:pPr>
        <w:pStyle w:val="Marginal"/>
        <w:framePr w:wrap="around" w:x="152" w:y="418"/>
        <w:spacing w:before="360"/>
        <w:jc w:val="right"/>
        <w:rPr>
          <w:noProof w:val="0"/>
        </w:rPr>
      </w:pPr>
      <w:r w:rsidRPr="009676D4">
        <w:drawing>
          <wp:inline distT="0" distB="0" distL="0" distR="0" wp14:anchorId="521A8DD3" wp14:editId="3E30C70F">
            <wp:extent cx="1440000" cy="844034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440000" cy="844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F1A07" w14:textId="38B04E46" w:rsidR="00C04F1C" w:rsidRDefault="00EF331E" w:rsidP="000C2500">
      <w:pPr>
        <w:ind w:left="284" w:hanging="284"/>
      </w:pPr>
      <w:r w:rsidRPr="009676D4">
        <w:t xml:space="preserve">Der Text in Leichter Sprache ist </w:t>
      </w:r>
      <w:r w:rsidR="00C04F1C">
        <w:t xml:space="preserve">von </w:t>
      </w:r>
      <w:r w:rsidR="00C04F1C">
        <w:br/>
        <w:t xml:space="preserve">André Delor </w:t>
      </w:r>
    </w:p>
    <w:p w14:paraId="31D0DF3C" w14:textId="5694043B" w:rsidR="00EF331E" w:rsidRPr="009676D4" w:rsidRDefault="003674C6" w:rsidP="000C2500">
      <w:pPr>
        <w:ind w:left="284" w:hanging="284"/>
      </w:pPr>
      <w:r>
        <w:t>v</w:t>
      </w:r>
      <w:r w:rsidR="00EF331E" w:rsidRPr="009676D4">
        <w:t>om</w:t>
      </w:r>
      <w:r w:rsidR="00750963">
        <w:t xml:space="preserve"> </w:t>
      </w:r>
      <w:r w:rsidR="00EF331E" w:rsidRPr="009676D4">
        <w:t>Institut für Leichte Sprache</w:t>
      </w:r>
    </w:p>
    <w:p w14:paraId="3510C19C" w14:textId="77777777" w:rsidR="00EF331E" w:rsidRPr="009676D4" w:rsidRDefault="00EF331E" w:rsidP="000C2500">
      <w:pPr>
        <w:ind w:left="284" w:hanging="284"/>
      </w:pPr>
      <w:r w:rsidRPr="009676D4">
        <w:t>Lebenshilfe Schleswig-Holstein e.V.</w:t>
      </w:r>
    </w:p>
    <w:p w14:paraId="5EE05C14" w14:textId="77777777" w:rsidR="00EF331E" w:rsidRPr="009676D4" w:rsidRDefault="00EF331E" w:rsidP="000C2500">
      <w:pPr>
        <w:ind w:left="284" w:hanging="284"/>
      </w:pPr>
      <w:r w:rsidRPr="009676D4">
        <w:t>Kehdenstraße 2-10</w:t>
      </w:r>
    </w:p>
    <w:p w14:paraId="3E43646C" w14:textId="77777777" w:rsidR="000D3F71" w:rsidRPr="009676D4" w:rsidRDefault="000D3F71" w:rsidP="00C6004A">
      <w:pPr>
        <w:pStyle w:val="Marginal"/>
        <w:framePr w:w="2021" w:wrap="around" w:x="452" w:y="653"/>
        <w:jc w:val="right"/>
        <w:rPr>
          <w:noProof w:val="0"/>
        </w:rPr>
      </w:pPr>
      <w:r w:rsidRPr="009676D4">
        <w:drawing>
          <wp:inline distT="0" distB="0" distL="0" distR="0" wp14:anchorId="77A5446B" wp14:editId="036911F7">
            <wp:extent cx="1080000" cy="1222838"/>
            <wp:effectExtent l="0" t="0" r="6350" b="0"/>
            <wp:docPr id="81" name="Grafik 81" title="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:\Benutzer\huper\ILS\Bilder\leichte sprache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222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9665F" w14:textId="7EAB53F5" w:rsidR="00EF331E" w:rsidRDefault="00EF331E" w:rsidP="00D344B7">
      <w:pPr>
        <w:spacing w:after="480"/>
        <w:ind w:left="284" w:hanging="284"/>
      </w:pPr>
      <w:r w:rsidRPr="009676D4">
        <w:t>24103 Kiel</w:t>
      </w:r>
    </w:p>
    <w:p w14:paraId="11B68DF8" w14:textId="77777777" w:rsidR="00C04F1C" w:rsidRPr="00C04F1C" w:rsidRDefault="00C04F1C" w:rsidP="00C04F1C">
      <w:r w:rsidRPr="00C04F1C">
        <w:t xml:space="preserve">Den Text in Leichter Sprache haben </w:t>
      </w:r>
    </w:p>
    <w:p w14:paraId="2371294E" w14:textId="34E2DC48" w:rsidR="00861A73" w:rsidRPr="00C04F1C" w:rsidRDefault="00B102C2" w:rsidP="00C6004A">
      <w:pPr>
        <w:spacing w:after="480"/>
      </w:pPr>
      <w:r>
        <w:t xml:space="preserve">Barbara </w:t>
      </w:r>
      <w:proofErr w:type="spellStart"/>
      <w:r>
        <w:t>Larsow</w:t>
      </w:r>
      <w:proofErr w:type="spellEnd"/>
      <w:r>
        <w:t xml:space="preserve">, </w:t>
      </w:r>
      <w:r w:rsidR="00C6004A">
        <w:br/>
        <w:t xml:space="preserve">Christine Engels und </w:t>
      </w:r>
      <w:r>
        <w:br/>
      </w:r>
      <w:r w:rsidR="00766EEC">
        <w:t xml:space="preserve">Markus Soika </w:t>
      </w:r>
      <w:r w:rsidR="009663B0">
        <w:br/>
      </w:r>
      <w:r w:rsidR="00C04F1C" w:rsidRPr="00C04F1C">
        <w:t>geprüft.</w:t>
      </w:r>
    </w:p>
    <w:p w14:paraId="15193510" w14:textId="7AF63BFC" w:rsidR="00EF331E" w:rsidRDefault="00EF331E" w:rsidP="00C04F1C">
      <w:r w:rsidRPr="009676D4">
        <w:t>Die Bilder im Text sind von:</w:t>
      </w:r>
    </w:p>
    <w:p w14:paraId="0E821D57" w14:textId="21078A6E" w:rsidR="00EB118E" w:rsidRDefault="00EF331E" w:rsidP="005C74A8">
      <w:r w:rsidRPr="009676D4">
        <w:t xml:space="preserve">Lebenshilfe für </w:t>
      </w:r>
      <w:r w:rsidR="005C74A8">
        <w:br/>
      </w:r>
      <w:r w:rsidRPr="009676D4">
        <w:t>Menschen mit geistiger Behinderung Bremen e.V.</w:t>
      </w:r>
      <w:r w:rsidR="005C74A8">
        <w:br/>
      </w:r>
      <w:r w:rsidRPr="00C04F1C">
        <w:t xml:space="preserve">Illustrator Stefan Albers, Atelier </w:t>
      </w:r>
      <w:proofErr w:type="spellStart"/>
      <w:r w:rsidRPr="00C04F1C">
        <w:t>Fleetinsel</w:t>
      </w:r>
      <w:proofErr w:type="spellEnd"/>
      <w:r w:rsidRPr="00C04F1C">
        <w:t>, 2013</w:t>
      </w:r>
    </w:p>
    <w:p w14:paraId="7A3FA2CA" w14:textId="77777777" w:rsidR="005C74A8" w:rsidRPr="009676D4" w:rsidRDefault="005C74A8" w:rsidP="000D3F71">
      <w:pPr>
        <w:pStyle w:val="Marginal"/>
        <w:framePr w:wrap="around" w:x="152" w:y="1226"/>
        <w:jc w:val="right"/>
      </w:pPr>
      <w:r w:rsidRPr="00C04F1C">
        <w:drawing>
          <wp:inline distT="0" distB="0" distL="0" distR="0" wp14:anchorId="04E035EA" wp14:editId="5BF14A44">
            <wp:extent cx="1080000" cy="1080000"/>
            <wp:effectExtent l="0" t="0" r="6350" b="635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148CEF7D" w:rsidR="00861A73" w:rsidRDefault="00861A73" w:rsidP="00C6004A">
      <w:pPr>
        <w:spacing w:before="720" w:after="720"/>
      </w:pPr>
      <w:r w:rsidRPr="00C04F1C">
        <w:t>© European Easy-</w:t>
      </w:r>
      <w:proofErr w:type="spellStart"/>
      <w:r w:rsidRPr="00C04F1C">
        <w:t>to</w:t>
      </w:r>
      <w:proofErr w:type="spellEnd"/>
      <w:r w:rsidR="000C2500" w:rsidRPr="00C04F1C">
        <w:t>-</w:t>
      </w:r>
      <w:r w:rsidRPr="00C04F1C">
        <w:t xml:space="preserve">Read Logo: </w:t>
      </w:r>
      <w:proofErr w:type="spellStart"/>
      <w:r w:rsidRPr="00C04F1C">
        <w:t>Inclusion</w:t>
      </w:r>
      <w:proofErr w:type="spellEnd"/>
      <w:r w:rsidRPr="00C04F1C">
        <w:t xml:space="preserve"> Europe. </w:t>
      </w:r>
      <w:r w:rsidR="00E771B2">
        <w:br/>
      </w:r>
      <w:r w:rsidR="000C2500" w:rsidRPr="009676D4">
        <w:t>Mehr Informationen im Internet unter:</w:t>
      </w:r>
      <w:r w:rsidRPr="009676D4">
        <w:t xml:space="preserve"> </w:t>
      </w:r>
      <w:r w:rsidR="00E771B2">
        <w:br/>
      </w:r>
      <w:hyperlink r:id="rId42" w:tooltip="Link zur Internetseite von Inclusion Europe" w:history="1">
        <w:r w:rsidR="00AF5188" w:rsidRPr="009676D4">
          <w:rPr>
            <w:rStyle w:val="Hyperlink"/>
          </w:rPr>
          <w:t xml:space="preserve">Internetseite von </w:t>
        </w:r>
        <w:proofErr w:type="spellStart"/>
        <w:r w:rsidR="00AF5188" w:rsidRPr="009676D4">
          <w:rPr>
            <w:rStyle w:val="Hyperlink"/>
          </w:rPr>
          <w:t>Inclusion</w:t>
        </w:r>
        <w:proofErr w:type="spellEnd"/>
        <w:r w:rsidR="00AF5188" w:rsidRPr="009676D4">
          <w:rPr>
            <w:rStyle w:val="Hyperlink"/>
          </w:rPr>
          <w:t xml:space="preserve"> Europe</w:t>
        </w:r>
      </w:hyperlink>
      <w:r w:rsidR="000C2500" w:rsidRPr="009676D4">
        <w:t xml:space="preserve"> </w:t>
      </w:r>
    </w:p>
    <w:p w14:paraId="78D336AE" w14:textId="77777777" w:rsidR="005C74A8" w:rsidRDefault="005C74A8">
      <w:pPr>
        <w:pStyle w:val="Marginal"/>
        <w:framePr w:w="0" w:hSpace="0" w:wrap="auto" w:vAnchor="margin" w:hAnchor="text" w:yAlign="inline"/>
      </w:pPr>
    </w:p>
    <w:sectPr w:rsidR="005C74A8" w:rsidSect="008633DF">
      <w:footerReference w:type="default" r:id="rId43"/>
      <w:headerReference w:type="first" r:id="rId44"/>
      <w:footerReference w:type="first" r:id="rId45"/>
      <w:pgSz w:w="11906" w:h="16838"/>
      <w:pgMar w:top="1134" w:right="1021" w:bottom="907" w:left="3232" w:header="454" w:footer="45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984C01" w14:textId="77777777" w:rsidR="00EF3056" w:rsidRDefault="00EF3056" w:rsidP="00A239EF">
      <w:pPr>
        <w:spacing w:line="240" w:lineRule="auto"/>
      </w:pPr>
      <w:r>
        <w:separator/>
      </w:r>
    </w:p>
  </w:endnote>
  <w:endnote w:type="continuationSeparator" w:id="0">
    <w:p w14:paraId="21CFF6C6" w14:textId="77777777" w:rsidR="00EF3056" w:rsidRDefault="00EF3056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altName w:val="Calibri"/>
    <w:charset w:val="00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868385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1C9CE5F" w14:textId="4E531B7C" w:rsidR="006C0845" w:rsidRDefault="006C0845" w:rsidP="00FB1CE7">
            <w:pPr>
              <w:pStyle w:val="Fuzeile"/>
              <w:ind w:left="1701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C4055">
              <w:rPr>
                <w:b/>
                <w:bCs/>
                <w:noProof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C4055">
              <w:rPr>
                <w:b/>
                <w:bCs/>
                <w:noProof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27389408"/>
      <w:docPartObj>
        <w:docPartGallery w:val="Page Numbers (Bottom of Page)"/>
        <w:docPartUnique/>
      </w:docPartObj>
    </w:sdtPr>
    <w:sdtEndPr/>
    <w:sdtContent>
      <w:sdt>
        <w:sdtPr>
          <w:id w:val="1396322729"/>
          <w:docPartObj>
            <w:docPartGallery w:val="Page Numbers (Top of Page)"/>
            <w:docPartUnique/>
          </w:docPartObj>
        </w:sdtPr>
        <w:sdtEndPr/>
        <w:sdtContent>
          <w:p w14:paraId="168B6E56" w14:textId="0EF969C0" w:rsidR="006C0845" w:rsidRPr="0027038E" w:rsidRDefault="006C0845" w:rsidP="0027038E">
            <w:pPr>
              <w:pStyle w:val="Fuzeile"/>
              <w:ind w:left="1701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C405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C4055">
              <w:rPr>
                <w:b/>
                <w:bCs/>
                <w:noProof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185E23" w14:textId="77777777" w:rsidR="00EF3056" w:rsidRDefault="00EF3056" w:rsidP="00A239EF">
      <w:pPr>
        <w:spacing w:line="240" w:lineRule="auto"/>
      </w:pPr>
      <w:r>
        <w:separator/>
      </w:r>
    </w:p>
  </w:footnote>
  <w:footnote w:type="continuationSeparator" w:id="0">
    <w:p w14:paraId="02AD8337" w14:textId="77777777" w:rsidR="00EF3056" w:rsidRDefault="00EF3056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7556AE" w14:textId="77777777" w:rsidR="006C0845" w:rsidRPr="00FB1CE7" w:rsidRDefault="006C0845" w:rsidP="0027038E">
    <w:pPr>
      <w:ind w:left="-1701" w:right="1134"/>
      <w:rPr>
        <w:b/>
        <w:bCs/>
      </w:rPr>
    </w:pPr>
    <w:proofErr w:type="spellStart"/>
    <w:r w:rsidRPr="00FB1CE7">
      <w:rPr>
        <w:b/>
        <w:bCs/>
      </w:rPr>
      <w:t>St</w:t>
    </w:r>
    <w:r>
      <w:rPr>
        <w:b/>
        <w:bCs/>
      </w:rPr>
      <w:t>aats·kanzlei</w:t>
    </w:r>
    <w:r w:rsidRPr="00FB1CE7">
      <w:rPr>
        <w:b/>
        <w:bCs/>
      </w:rPr>
      <w:t>-Abteilung</w:t>
    </w:r>
    <w:proofErr w:type="spellEnd"/>
    <w:r w:rsidRPr="00FB1CE7">
      <w:rPr>
        <w:b/>
        <w:bCs/>
      </w:rPr>
      <w:t xml:space="preserve"> 2, Referat 26 </w:t>
    </w:r>
    <w:r w:rsidRPr="00FB1CE7"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XX</w:t>
    </w:r>
    <w:r w:rsidRPr="00FB1CE7">
      <w:rPr>
        <w:b/>
        <w:bCs/>
      </w:rPr>
      <w:t>.10.2024</w:t>
    </w:r>
  </w:p>
  <w:p w14:paraId="5DC663A8" w14:textId="260B6569" w:rsidR="006C0845" w:rsidRPr="0027038E" w:rsidRDefault="006C0845" w:rsidP="0027038E">
    <w:pPr>
      <w:spacing w:after="240"/>
      <w:ind w:left="-1701" w:right="1134"/>
      <w:rPr>
        <w:b/>
        <w:bCs/>
      </w:rPr>
    </w:pPr>
    <w:proofErr w:type="spellStart"/>
    <w:r w:rsidRPr="00FB1CE7">
      <w:rPr>
        <w:b/>
        <w:bCs/>
      </w:rPr>
      <w:t>Focal</w:t>
    </w:r>
    <w:proofErr w:type="spellEnd"/>
    <w:r w:rsidRPr="00FB1CE7">
      <w:rPr>
        <w:b/>
        <w:bCs/>
      </w:rPr>
      <w:t xml:space="preserve"> Point gem</w:t>
    </w:r>
    <w:r>
      <w:rPr>
        <w:b/>
        <w:bCs/>
      </w:rPr>
      <w:t>äß</w:t>
    </w:r>
    <w:r w:rsidRPr="00FB1CE7">
      <w:rPr>
        <w:b/>
        <w:bCs/>
      </w:rPr>
      <w:t xml:space="preserve"> Artikel 33 UN-BRK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D0F34"/>
    <w:multiLevelType w:val="hybridMultilevel"/>
    <w:tmpl w:val="FD7655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834BD"/>
    <w:multiLevelType w:val="hybridMultilevel"/>
    <w:tmpl w:val="7310B490"/>
    <w:lvl w:ilvl="0" w:tplc="0407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22" w:hanging="360"/>
      </w:pPr>
    </w:lvl>
    <w:lvl w:ilvl="2" w:tplc="0407001B" w:tentative="1">
      <w:start w:val="1"/>
      <w:numFmt w:val="lowerRoman"/>
      <w:lvlText w:val="%3."/>
      <w:lvlJc w:val="right"/>
      <w:pPr>
        <w:ind w:left="1942" w:hanging="180"/>
      </w:pPr>
    </w:lvl>
    <w:lvl w:ilvl="3" w:tplc="0407000F" w:tentative="1">
      <w:start w:val="1"/>
      <w:numFmt w:val="decimal"/>
      <w:lvlText w:val="%4."/>
      <w:lvlJc w:val="left"/>
      <w:pPr>
        <w:ind w:left="2662" w:hanging="360"/>
      </w:pPr>
    </w:lvl>
    <w:lvl w:ilvl="4" w:tplc="04070019" w:tentative="1">
      <w:start w:val="1"/>
      <w:numFmt w:val="lowerLetter"/>
      <w:lvlText w:val="%5."/>
      <w:lvlJc w:val="left"/>
      <w:pPr>
        <w:ind w:left="3382" w:hanging="360"/>
      </w:pPr>
    </w:lvl>
    <w:lvl w:ilvl="5" w:tplc="0407001B" w:tentative="1">
      <w:start w:val="1"/>
      <w:numFmt w:val="lowerRoman"/>
      <w:lvlText w:val="%6."/>
      <w:lvlJc w:val="right"/>
      <w:pPr>
        <w:ind w:left="4102" w:hanging="180"/>
      </w:pPr>
    </w:lvl>
    <w:lvl w:ilvl="6" w:tplc="0407000F" w:tentative="1">
      <w:start w:val="1"/>
      <w:numFmt w:val="decimal"/>
      <w:lvlText w:val="%7."/>
      <w:lvlJc w:val="left"/>
      <w:pPr>
        <w:ind w:left="4822" w:hanging="360"/>
      </w:pPr>
    </w:lvl>
    <w:lvl w:ilvl="7" w:tplc="04070019" w:tentative="1">
      <w:start w:val="1"/>
      <w:numFmt w:val="lowerLetter"/>
      <w:lvlText w:val="%8."/>
      <w:lvlJc w:val="left"/>
      <w:pPr>
        <w:ind w:left="5542" w:hanging="360"/>
      </w:pPr>
    </w:lvl>
    <w:lvl w:ilvl="8" w:tplc="0407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50B06A3"/>
    <w:multiLevelType w:val="hybridMultilevel"/>
    <w:tmpl w:val="39CA87D6"/>
    <w:lvl w:ilvl="0" w:tplc="3D6EFFA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561B92"/>
    <w:multiLevelType w:val="hybridMultilevel"/>
    <w:tmpl w:val="A9580F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C45BF"/>
    <w:multiLevelType w:val="hybridMultilevel"/>
    <w:tmpl w:val="F41A135A"/>
    <w:lvl w:ilvl="0" w:tplc="EF042D7E">
      <w:start w:val="4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1082B"/>
    <w:multiLevelType w:val="hybridMultilevel"/>
    <w:tmpl w:val="209A02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A2A65"/>
    <w:multiLevelType w:val="hybridMultilevel"/>
    <w:tmpl w:val="1D50D4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633E65"/>
    <w:multiLevelType w:val="hybridMultilevel"/>
    <w:tmpl w:val="3B3AA63C"/>
    <w:lvl w:ilvl="0" w:tplc="04070017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B748DD"/>
    <w:multiLevelType w:val="hybridMultilevel"/>
    <w:tmpl w:val="6172B7D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A947FC"/>
    <w:multiLevelType w:val="hybridMultilevel"/>
    <w:tmpl w:val="A86A59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6C7689"/>
    <w:multiLevelType w:val="hybridMultilevel"/>
    <w:tmpl w:val="3B3AA63C"/>
    <w:lvl w:ilvl="0" w:tplc="FFFFFFFF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1F3209"/>
    <w:multiLevelType w:val="hybridMultilevel"/>
    <w:tmpl w:val="473E8E1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947F06"/>
    <w:multiLevelType w:val="hybridMultilevel"/>
    <w:tmpl w:val="C76039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700D6"/>
    <w:multiLevelType w:val="hybridMultilevel"/>
    <w:tmpl w:val="87E24F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F413FE"/>
    <w:multiLevelType w:val="hybridMultilevel"/>
    <w:tmpl w:val="3CEC84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23161D"/>
    <w:multiLevelType w:val="hybridMultilevel"/>
    <w:tmpl w:val="C3BA312A"/>
    <w:lvl w:ilvl="0" w:tplc="67C0CF9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7000F">
      <w:start w:val="1"/>
      <w:numFmt w:val="decimal"/>
      <w:lvlText w:val="%2."/>
      <w:lvlJc w:val="left"/>
      <w:pPr>
        <w:ind w:left="72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267381"/>
    <w:multiLevelType w:val="hybridMultilevel"/>
    <w:tmpl w:val="B53067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A41CA1"/>
    <w:multiLevelType w:val="hybridMultilevel"/>
    <w:tmpl w:val="1B68E9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C41D62"/>
    <w:multiLevelType w:val="hybridMultilevel"/>
    <w:tmpl w:val="F1FCDD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1F2B52"/>
    <w:multiLevelType w:val="hybridMultilevel"/>
    <w:tmpl w:val="69AEB9C2"/>
    <w:lvl w:ilvl="0" w:tplc="0407000F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FF085E"/>
    <w:multiLevelType w:val="hybridMultilevel"/>
    <w:tmpl w:val="FC201C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526960"/>
    <w:multiLevelType w:val="hybridMultilevel"/>
    <w:tmpl w:val="8A16DD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D01D06"/>
    <w:multiLevelType w:val="hybridMultilevel"/>
    <w:tmpl w:val="56B614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3"/>
  </w:num>
  <w:num w:numId="3">
    <w:abstractNumId w:val="10"/>
  </w:num>
  <w:num w:numId="4">
    <w:abstractNumId w:val="6"/>
  </w:num>
  <w:num w:numId="5">
    <w:abstractNumId w:val="1"/>
  </w:num>
  <w:num w:numId="6">
    <w:abstractNumId w:val="9"/>
  </w:num>
  <w:num w:numId="7">
    <w:abstractNumId w:val="12"/>
  </w:num>
  <w:num w:numId="8">
    <w:abstractNumId w:val="2"/>
  </w:num>
  <w:num w:numId="9">
    <w:abstractNumId w:val="8"/>
  </w:num>
  <w:num w:numId="10">
    <w:abstractNumId w:val="3"/>
  </w:num>
  <w:num w:numId="11">
    <w:abstractNumId w:val="11"/>
  </w:num>
  <w:num w:numId="12">
    <w:abstractNumId w:val="20"/>
  </w:num>
  <w:num w:numId="13">
    <w:abstractNumId w:val="4"/>
  </w:num>
  <w:num w:numId="14">
    <w:abstractNumId w:val="16"/>
  </w:num>
  <w:num w:numId="15">
    <w:abstractNumId w:val="15"/>
  </w:num>
  <w:num w:numId="16">
    <w:abstractNumId w:val="23"/>
  </w:num>
  <w:num w:numId="17">
    <w:abstractNumId w:val="14"/>
  </w:num>
  <w:num w:numId="18">
    <w:abstractNumId w:val="5"/>
  </w:num>
  <w:num w:numId="19">
    <w:abstractNumId w:val="22"/>
  </w:num>
  <w:num w:numId="20">
    <w:abstractNumId w:val="17"/>
  </w:num>
  <w:num w:numId="21">
    <w:abstractNumId w:val="18"/>
  </w:num>
  <w:num w:numId="22">
    <w:abstractNumId w:val="0"/>
  </w:num>
  <w:num w:numId="23">
    <w:abstractNumId w:val="19"/>
  </w:num>
  <w:num w:numId="24">
    <w:abstractNumId w:val="21"/>
  </w:num>
  <w:numIdMacAtCleanup w:val="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Kagelmacher, Susan (Staatskanzlei)">
    <w15:presenceInfo w15:providerId="AD" w15:userId="S-1-5-21-1715567821-1935655697-1801674531-15184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-Porto::GUID" w:val="{68ea76c9-fb7a-4779-8cab-481537e63bf5}"/>
  </w:docVars>
  <w:rsids>
    <w:rsidRoot w:val="00FA783D"/>
    <w:rsid w:val="00000D67"/>
    <w:rsid w:val="00000EE6"/>
    <w:rsid w:val="000069BA"/>
    <w:rsid w:val="00006F9D"/>
    <w:rsid w:val="0000799D"/>
    <w:rsid w:val="00011C83"/>
    <w:rsid w:val="00014CEB"/>
    <w:rsid w:val="00020DEF"/>
    <w:rsid w:val="00023812"/>
    <w:rsid w:val="00023D13"/>
    <w:rsid w:val="000256C6"/>
    <w:rsid w:val="0003238E"/>
    <w:rsid w:val="00032EBB"/>
    <w:rsid w:val="0003331B"/>
    <w:rsid w:val="00035180"/>
    <w:rsid w:val="0003528C"/>
    <w:rsid w:val="000451EA"/>
    <w:rsid w:val="000509C2"/>
    <w:rsid w:val="0005167F"/>
    <w:rsid w:val="000567D9"/>
    <w:rsid w:val="00056B88"/>
    <w:rsid w:val="000611A3"/>
    <w:rsid w:val="00063BD7"/>
    <w:rsid w:val="0006609B"/>
    <w:rsid w:val="00066AF3"/>
    <w:rsid w:val="00072CB6"/>
    <w:rsid w:val="000834C4"/>
    <w:rsid w:val="0008736F"/>
    <w:rsid w:val="00092871"/>
    <w:rsid w:val="000A49D2"/>
    <w:rsid w:val="000A4C29"/>
    <w:rsid w:val="000A756F"/>
    <w:rsid w:val="000B46C9"/>
    <w:rsid w:val="000B4B46"/>
    <w:rsid w:val="000B72A0"/>
    <w:rsid w:val="000C2059"/>
    <w:rsid w:val="000C2500"/>
    <w:rsid w:val="000C4609"/>
    <w:rsid w:val="000C4EB3"/>
    <w:rsid w:val="000C74C1"/>
    <w:rsid w:val="000D1C93"/>
    <w:rsid w:val="000D31E8"/>
    <w:rsid w:val="000D3B7D"/>
    <w:rsid w:val="000D3F71"/>
    <w:rsid w:val="000D47D7"/>
    <w:rsid w:val="000D68ED"/>
    <w:rsid w:val="000D6A30"/>
    <w:rsid w:val="00103349"/>
    <w:rsid w:val="00104D14"/>
    <w:rsid w:val="001069A0"/>
    <w:rsid w:val="001102A9"/>
    <w:rsid w:val="0011268C"/>
    <w:rsid w:val="00112853"/>
    <w:rsid w:val="001152A1"/>
    <w:rsid w:val="00121FC3"/>
    <w:rsid w:val="00122F68"/>
    <w:rsid w:val="0012345D"/>
    <w:rsid w:val="00133293"/>
    <w:rsid w:val="00133E95"/>
    <w:rsid w:val="00133ED6"/>
    <w:rsid w:val="001344BD"/>
    <w:rsid w:val="00135328"/>
    <w:rsid w:val="00137692"/>
    <w:rsid w:val="00137B9A"/>
    <w:rsid w:val="00140763"/>
    <w:rsid w:val="00142DF3"/>
    <w:rsid w:val="00146622"/>
    <w:rsid w:val="001557D8"/>
    <w:rsid w:val="00155E3C"/>
    <w:rsid w:val="0015768C"/>
    <w:rsid w:val="00160678"/>
    <w:rsid w:val="00161317"/>
    <w:rsid w:val="0016298D"/>
    <w:rsid w:val="0017090A"/>
    <w:rsid w:val="00173695"/>
    <w:rsid w:val="001737AB"/>
    <w:rsid w:val="00174BAE"/>
    <w:rsid w:val="00176899"/>
    <w:rsid w:val="0018360E"/>
    <w:rsid w:val="00190893"/>
    <w:rsid w:val="001913B1"/>
    <w:rsid w:val="001923CE"/>
    <w:rsid w:val="00192474"/>
    <w:rsid w:val="001948A4"/>
    <w:rsid w:val="0019515F"/>
    <w:rsid w:val="001A15AF"/>
    <w:rsid w:val="001A2555"/>
    <w:rsid w:val="001A2E9A"/>
    <w:rsid w:val="001A6AFE"/>
    <w:rsid w:val="001A6C05"/>
    <w:rsid w:val="001C1F35"/>
    <w:rsid w:val="001C64DA"/>
    <w:rsid w:val="001D0CCD"/>
    <w:rsid w:val="001D162E"/>
    <w:rsid w:val="001D7D71"/>
    <w:rsid w:val="001E0090"/>
    <w:rsid w:val="001E0D44"/>
    <w:rsid w:val="001E14DE"/>
    <w:rsid w:val="001E1519"/>
    <w:rsid w:val="001E5641"/>
    <w:rsid w:val="001E5692"/>
    <w:rsid w:val="001E65BA"/>
    <w:rsid w:val="001E692C"/>
    <w:rsid w:val="001E6A0A"/>
    <w:rsid w:val="001E7379"/>
    <w:rsid w:val="001F7D4B"/>
    <w:rsid w:val="00205020"/>
    <w:rsid w:val="00205C07"/>
    <w:rsid w:val="002069C0"/>
    <w:rsid w:val="002070B9"/>
    <w:rsid w:val="0021095D"/>
    <w:rsid w:val="00210E8D"/>
    <w:rsid w:val="00213171"/>
    <w:rsid w:val="00221383"/>
    <w:rsid w:val="00223CD8"/>
    <w:rsid w:val="00226CCB"/>
    <w:rsid w:val="0022778C"/>
    <w:rsid w:val="00227EA4"/>
    <w:rsid w:val="0023552E"/>
    <w:rsid w:val="0023596F"/>
    <w:rsid w:val="0023721C"/>
    <w:rsid w:val="002403DE"/>
    <w:rsid w:val="00240A84"/>
    <w:rsid w:val="00242453"/>
    <w:rsid w:val="00244A50"/>
    <w:rsid w:val="00245F00"/>
    <w:rsid w:val="00247B0B"/>
    <w:rsid w:val="002638C0"/>
    <w:rsid w:val="0027038E"/>
    <w:rsid w:val="00274AEA"/>
    <w:rsid w:val="00277918"/>
    <w:rsid w:val="00280649"/>
    <w:rsid w:val="00282A2D"/>
    <w:rsid w:val="00283321"/>
    <w:rsid w:val="00284A23"/>
    <w:rsid w:val="00285B52"/>
    <w:rsid w:val="0028674F"/>
    <w:rsid w:val="00292E61"/>
    <w:rsid w:val="002A32A2"/>
    <w:rsid w:val="002A5423"/>
    <w:rsid w:val="002A55E9"/>
    <w:rsid w:val="002B5A01"/>
    <w:rsid w:val="002C0E72"/>
    <w:rsid w:val="002C128A"/>
    <w:rsid w:val="002C61DF"/>
    <w:rsid w:val="002C77EE"/>
    <w:rsid w:val="002D0DEC"/>
    <w:rsid w:val="002D2484"/>
    <w:rsid w:val="002D4C47"/>
    <w:rsid w:val="002D4FA0"/>
    <w:rsid w:val="002E064B"/>
    <w:rsid w:val="002E34D9"/>
    <w:rsid w:val="002E5025"/>
    <w:rsid w:val="002E5820"/>
    <w:rsid w:val="002F1F10"/>
    <w:rsid w:val="002F22A7"/>
    <w:rsid w:val="002F2678"/>
    <w:rsid w:val="002F2D80"/>
    <w:rsid w:val="00301BBE"/>
    <w:rsid w:val="00302657"/>
    <w:rsid w:val="00303667"/>
    <w:rsid w:val="00314585"/>
    <w:rsid w:val="00316BC1"/>
    <w:rsid w:val="00316D9A"/>
    <w:rsid w:val="00317804"/>
    <w:rsid w:val="0032368E"/>
    <w:rsid w:val="0033131D"/>
    <w:rsid w:val="00331D5B"/>
    <w:rsid w:val="003350FF"/>
    <w:rsid w:val="00337D1D"/>
    <w:rsid w:val="00337E4C"/>
    <w:rsid w:val="003438A3"/>
    <w:rsid w:val="0034739D"/>
    <w:rsid w:val="00350E0F"/>
    <w:rsid w:val="003529A5"/>
    <w:rsid w:val="0035385F"/>
    <w:rsid w:val="00364718"/>
    <w:rsid w:val="003674C6"/>
    <w:rsid w:val="003678F9"/>
    <w:rsid w:val="0037170B"/>
    <w:rsid w:val="00375946"/>
    <w:rsid w:val="00381389"/>
    <w:rsid w:val="003823DE"/>
    <w:rsid w:val="003853C9"/>
    <w:rsid w:val="00391B67"/>
    <w:rsid w:val="003936A4"/>
    <w:rsid w:val="00394C13"/>
    <w:rsid w:val="00396161"/>
    <w:rsid w:val="003A209C"/>
    <w:rsid w:val="003A778B"/>
    <w:rsid w:val="003B135A"/>
    <w:rsid w:val="003B34A6"/>
    <w:rsid w:val="003B5BCD"/>
    <w:rsid w:val="003B62D1"/>
    <w:rsid w:val="003B63E4"/>
    <w:rsid w:val="003C0167"/>
    <w:rsid w:val="003C35FB"/>
    <w:rsid w:val="003C5725"/>
    <w:rsid w:val="003C7668"/>
    <w:rsid w:val="003D45F1"/>
    <w:rsid w:val="003E34D2"/>
    <w:rsid w:val="003E5FE8"/>
    <w:rsid w:val="003F0394"/>
    <w:rsid w:val="003F3D4E"/>
    <w:rsid w:val="003F76D7"/>
    <w:rsid w:val="0040118A"/>
    <w:rsid w:val="00403D63"/>
    <w:rsid w:val="004043A9"/>
    <w:rsid w:val="00406481"/>
    <w:rsid w:val="00411FB4"/>
    <w:rsid w:val="00416354"/>
    <w:rsid w:val="00421798"/>
    <w:rsid w:val="004218A1"/>
    <w:rsid w:val="00422911"/>
    <w:rsid w:val="00426E48"/>
    <w:rsid w:val="0043011A"/>
    <w:rsid w:val="00431C36"/>
    <w:rsid w:val="00433239"/>
    <w:rsid w:val="0043532C"/>
    <w:rsid w:val="0043776C"/>
    <w:rsid w:val="00440681"/>
    <w:rsid w:val="0044416D"/>
    <w:rsid w:val="00462D29"/>
    <w:rsid w:val="00466A3F"/>
    <w:rsid w:val="00470A75"/>
    <w:rsid w:val="00474EFA"/>
    <w:rsid w:val="0047627B"/>
    <w:rsid w:val="004809AD"/>
    <w:rsid w:val="0048186F"/>
    <w:rsid w:val="00484ACE"/>
    <w:rsid w:val="0048559F"/>
    <w:rsid w:val="00486048"/>
    <w:rsid w:val="00486734"/>
    <w:rsid w:val="00490F0F"/>
    <w:rsid w:val="00491D45"/>
    <w:rsid w:val="00492EB3"/>
    <w:rsid w:val="004950FF"/>
    <w:rsid w:val="004957EF"/>
    <w:rsid w:val="00497C4C"/>
    <w:rsid w:val="004A0434"/>
    <w:rsid w:val="004A4069"/>
    <w:rsid w:val="004B239F"/>
    <w:rsid w:val="004B3A8A"/>
    <w:rsid w:val="004B5D70"/>
    <w:rsid w:val="004B7DBA"/>
    <w:rsid w:val="004C22B8"/>
    <w:rsid w:val="004C2646"/>
    <w:rsid w:val="004C41AB"/>
    <w:rsid w:val="004C7E4B"/>
    <w:rsid w:val="004D2BE3"/>
    <w:rsid w:val="004E11A5"/>
    <w:rsid w:val="004E1220"/>
    <w:rsid w:val="004E20BD"/>
    <w:rsid w:val="004F4AA6"/>
    <w:rsid w:val="004F5AB3"/>
    <w:rsid w:val="005022C0"/>
    <w:rsid w:val="00506060"/>
    <w:rsid w:val="0052016A"/>
    <w:rsid w:val="0052092B"/>
    <w:rsid w:val="00534967"/>
    <w:rsid w:val="00534C52"/>
    <w:rsid w:val="0053774D"/>
    <w:rsid w:val="00537E55"/>
    <w:rsid w:val="00540E0E"/>
    <w:rsid w:val="00540EC2"/>
    <w:rsid w:val="00550219"/>
    <w:rsid w:val="005507A6"/>
    <w:rsid w:val="005524D0"/>
    <w:rsid w:val="00564B49"/>
    <w:rsid w:val="00565543"/>
    <w:rsid w:val="0057301E"/>
    <w:rsid w:val="00573128"/>
    <w:rsid w:val="00582C70"/>
    <w:rsid w:val="00583B3D"/>
    <w:rsid w:val="0058435A"/>
    <w:rsid w:val="0059317F"/>
    <w:rsid w:val="0059343F"/>
    <w:rsid w:val="00593BBF"/>
    <w:rsid w:val="005961E7"/>
    <w:rsid w:val="005A1A34"/>
    <w:rsid w:val="005B079E"/>
    <w:rsid w:val="005B5DFD"/>
    <w:rsid w:val="005B7763"/>
    <w:rsid w:val="005C058E"/>
    <w:rsid w:val="005C0C89"/>
    <w:rsid w:val="005C14C6"/>
    <w:rsid w:val="005C1E59"/>
    <w:rsid w:val="005C37DD"/>
    <w:rsid w:val="005C6955"/>
    <w:rsid w:val="005C74A8"/>
    <w:rsid w:val="005D4116"/>
    <w:rsid w:val="005D6304"/>
    <w:rsid w:val="005D66A7"/>
    <w:rsid w:val="005D6B5E"/>
    <w:rsid w:val="005E2C32"/>
    <w:rsid w:val="005E5134"/>
    <w:rsid w:val="005F0D46"/>
    <w:rsid w:val="005F64AF"/>
    <w:rsid w:val="005F6EC8"/>
    <w:rsid w:val="00606047"/>
    <w:rsid w:val="006076AD"/>
    <w:rsid w:val="00607894"/>
    <w:rsid w:val="00616F3E"/>
    <w:rsid w:val="00620676"/>
    <w:rsid w:val="00620EC4"/>
    <w:rsid w:val="00627269"/>
    <w:rsid w:val="0063560E"/>
    <w:rsid w:val="00651716"/>
    <w:rsid w:val="0065305D"/>
    <w:rsid w:val="00653CFD"/>
    <w:rsid w:val="00654795"/>
    <w:rsid w:val="006618D7"/>
    <w:rsid w:val="00661FF1"/>
    <w:rsid w:val="00665EE7"/>
    <w:rsid w:val="00666C6D"/>
    <w:rsid w:val="00667039"/>
    <w:rsid w:val="00670AD0"/>
    <w:rsid w:val="00671F97"/>
    <w:rsid w:val="00676121"/>
    <w:rsid w:val="00677D88"/>
    <w:rsid w:val="00681BFC"/>
    <w:rsid w:val="00691C30"/>
    <w:rsid w:val="0069298F"/>
    <w:rsid w:val="00694F6C"/>
    <w:rsid w:val="00696E95"/>
    <w:rsid w:val="006A026D"/>
    <w:rsid w:val="006A0B21"/>
    <w:rsid w:val="006A3EDF"/>
    <w:rsid w:val="006A6EC5"/>
    <w:rsid w:val="006B0000"/>
    <w:rsid w:val="006B1F38"/>
    <w:rsid w:val="006B1FCF"/>
    <w:rsid w:val="006B2F8C"/>
    <w:rsid w:val="006B440E"/>
    <w:rsid w:val="006C04AA"/>
    <w:rsid w:val="006C0845"/>
    <w:rsid w:val="006C4BC7"/>
    <w:rsid w:val="006C5BAE"/>
    <w:rsid w:val="006C7EE6"/>
    <w:rsid w:val="006D0007"/>
    <w:rsid w:val="006D3329"/>
    <w:rsid w:val="006D38A8"/>
    <w:rsid w:val="006D4FA4"/>
    <w:rsid w:val="006E2569"/>
    <w:rsid w:val="006E272F"/>
    <w:rsid w:val="006E3E89"/>
    <w:rsid w:val="006E76F5"/>
    <w:rsid w:val="006F2966"/>
    <w:rsid w:val="006F7C87"/>
    <w:rsid w:val="00704A4F"/>
    <w:rsid w:val="007054AC"/>
    <w:rsid w:val="0071073D"/>
    <w:rsid w:val="00711000"/>
    <w:rsid w:val="00712122"/>
    <w:rsid w:val="0072403F"/>
    <w:rsid w:val="007247F3"/>
    <w:rsid w:val="00727DB6"/>
    <w:rsid w:val="007300D8"/>
    <w:rsid w:val="007365DB"/>
    <w:rsid w:val="007372FF"/>
    <w:rsid w:val="00737370"/>
    <w:rsid w:val="00737BA2"/>
    <w:rsid w:val="00740A54"/>
    <w:rsid w:val="00741D6A"/>
    <w:rsid w:val="00742D0B"/>
    <w:rsid w:val="00745019"/>
    <w:rsid w:val="00746E09"/>
    <w:rsid w:val="00750963"/>
    <w:rsid w:val="00754120"/>
    <w:rsid w:val="00761617"/>
    <w:rsid w:val="00762D1A"/>
    <w:rsid w:val="00763EF1"/>
    <w:rsid w:val="0076545B"/>
    <w:rsid w:val="00766EEC"/>
    <w:rsid w:val="00766FA4"/>
    <w:rsid w:val="00771446"/>
    <w:rsid w:val="00773023"/>
    <w:rsid w:val="0077491D"/>
    <w:rsid w:val="00781CD3"/>
    <w:rsid w:val="00786AE0"/>
    <w:rsid w:val="00787728"/>
    <w:rsid w:val="007906CF"/>
    <w:rsid w:val="00790F14"/>
    <w:rsid w:val="00796357"/>
    <w:rsid w:val="00796611"/>
    <w:rsid w:val="007A19CD"/>
    <w:rsid w:val="007A2223"/>
    <w:rsid w:val="007A574E"/>
    <w:rsid w:val="007A7C28"/>
    <w:rsid w:val="007B0989"/>
    <w:rsid w:val="007B335B"/>
    <w:rsid w:val="007B5169"/>
    <w:rsid w:val="007B7DBF"/>
    <w:rsid w:val="007C113B"/>
    <w:rsid w:val="007C1D4A"/>
    <w:rsid w:val="007C2E0A"/>
    <w:rsid w:val="007C388F"/>
    <w:rsid w:val="007C3AFD"/>
    <w:rsid w:val="007C5F2B"/>
    <w:rsid w:val="007D184C"/>
    <w:rsid w:val="007D3531"/>
    <w:rsid w:val="007E15F7"/>
    <w:rsid w:val="007F1B2C"/>
    <w:rsid w:val="007F339A"/>
    <w:rsid w:val="007F3AE4"/>
    <w:rsid w:val="007F49EC"/>
    <w:rsid w:val="007F5927"/>
    <w:rsid w:val="008040E2"/>
    <w:rsid w:val="008102BD"/>
    <w:rsid w:val="008147F0"/>
    <w:rsid w:val="00814E4B"/>
    <w:rsid w:val="0082271F"/>
    <w:rsid w:val="00825B9C"/>
    <w:rsid w:val="00826948"/>
    <w:rsid w:val="0083208C"/>
    <w:rsid w:val="00832AA5"/>
    <w:rsid w:val="00833947"/>
    <w:rsid w:val="00837027"/>
    <w:rsid w:val="0084202A"/>
    <w:rsid w:val="008446DE"/>
    <w:rsid w:val="00844821"/>
    <w:rsid w:val="00847390"/>
    <w:rsid w:val="00854F99"/>
    <w:rsid w:val="00856D67"/>
    <w:rsid w:val="008613AD"/>
    <w:rsid w:val="00861A73"/>
    <w:rsid w:val="008633DF"/>
    <w:rsid w:val="00866DD4"/>
    <w:rsid w:val="00870CC2"/>
    <w:rsid w:val="00872C00"/>
    <w:rsid w:val="008738CF"/>
    <w:rsid w:val="008778B6"/>
    <w:rsid w:val="008800CB"/>
    <w:rsid w:val="00880BD6"/>
    <w:rsid w:val="008838D0"/>
    <w:rsid w:val="008900C6"/>
    <w:rsid w:val="0089651B"/>
    <w:rsid w:val="008A0896"/>
    <w:rsid w:val="008A29B8"/>
    <w:rsid w:val="008A7789"/>
    <w:rsid w:val="008B0CEE"/>
    <w:rsid w:val="008B7091"/>
    <w:rsid w:val="008B70D9"/>
    <w:rsid w:val="008B712C"/>
    <w:rsid w:val="008C0AD9"/>
    <w:rsid w:val="008C232B"/>
    <w:rsid w:val="008C5ECD"/>
    <w:rsid w:val="008C666A"/>
    <w:rsid w:val="008C6B95"/>
    <w:rsid w:val="008C7AD2"/>
    <w:rsid w:val="008C7F6E"/>
    <w:rsid w:val="008D214D"/>
    <w:rsid w:val="008D2D26"/>
    <w:rsid w:val="008D3146"/>
    <w:rsid w:val="008E36A2"/>
    <w:rsid w:val="008E4D11"/>
    <w:rsid w:val="008E79D7"/>
    <w:rsid w:val="008F19BB"/>
    <w:rsid w:val="008F613F"/>
    <w:rsid w:val="008F68B1"/>
    <w:rsid w:val="008F6BC0"/>
    <w:rsid w:val="009017E5"/>
    <w:rsid w:val="00901C59"/>
    <w:rsid w:val="00907EE2"/>
    <w:rsid w:val="009113CF"/>
    <w:rsid w:val="0091645A"/>
    <w:rsid w:val="00922533"/>
    <w:rsid w:val="00926843"/>
    <w:rsid w:val="009317DD"/>
    <w:rsid w:val="009331A2"/>
    <w:rsid w:val="0093631F"/>
    <w:rsid w:val="00940A1F"/>
    <w:rsid w:val="00940E34"/>
    <w:rsid w:val="00950465"/>
    <w:rsid w:val="00951C6E"/>
    <w:rsid w:val="00952FA9"/>
    <w:rsid w:val="009548A0"/>
    <w:rsid w:val="00954D0C"/>
    <w:rsid w:val="00963307"/>
    <w:rsid w:val="00965045"/>
    <w:rsid w:val="009650A8"/>
    <w:rsid w:val="0096624C"/>
    <w:rsid w:val="009663B0"/>
    <w:rsid w:val="009676D4"/>
    <w:rsid w:val="0097046D"/>
    <w:rsid w:val="00970620"/>
    <w:rsid w:val="00980161"/>
    <w:rsid w:val="00980282"/>
    <w:rsid w:val="009823E8"/>
    <w:rsid w:val="00983B07"/>
    <w:rsid w:val="00984144"/>
    <w:rsid w:val="00996971"/>
    <w:rsid w:val="009A00B3"/>
    <w:rsid w:val="009A717E"/>
    <w:rsid w:val="009B635C"/>
    <w:rsid w:val="009C2336"/>
    <w:rsid w:val="009C527C"/>
    <w:rsid w:val="009C6327"/>
    <w:rsid w:val="009C6C65"/>
    <w:rsid w:val="009C7554"/>
    <w:rsid w:val="009C7CDF"/>
    <w:rsid w:val="009D0334"/>
    <w:rsid w:val="009D2300"/>
    <w:rsid w:val="009D2404"/>
    <w:rsid w:val="009E0EA9"/>
    <w:rsid w:val="009E4A7F"/>
    <w:rsid w:val="00A0162C"/>
    <w:rsid w:val="00A019D9"/>
    <w:rsid w:val="00A02C1A"/>
    <w:rsid w:val="00A06C81"/>
    <w:rsid w:val="00A071AD"/>
    <w:rsid w:val="00A1466C"/>
    <w:rsid w:val="00A150EE"/>
    <w:rsid w:val="00A239EF"/>
    <w:rsid w:val="00A24542"/>
    <w:rsid w:val="00A25C75"/>
    <w:rsid w:val="00A3044E"/>
    <w:rsid w:val="00A312E4"/>
    <w:rsid w:val="00A327C4"/>
    <w:rsid w:val="00A333E0"/>
    <w:rsid w:val="00A353E0"/>
    <w:rsid w:val="00A36A0E"/>
    <w:rsid w:val="00A3703A"/>
    <w:rsid w:val="00A42907"/>
    <w:rsid w:val="00A45706"/>
    <w:rsid w:val="00A517FC"/>
    <w:rsid w:val="00A564D0"/>
    <w:rsid w:val="00A568A8"/>
    <w:rsid w:val="00A56DFE"/>
    <w:rsid w:val="00A6132E"/>
    <w:rsid w:val="00A67BCB"/>
    <w:rsid w:val="00A7131E"/>
    <w:rsid w:val="00A72F70"/>
    <w:rsid w:val="00A747E3"/>
    <w:rsid w:val="00A846F9"/>
    <w:rsid w:val="00A9478D"/>
    <w:rsid w:val="00A95159"/>
    <w:rsid w:val="00A966FE"/>
    <w:rsid w:val="00A974A6"/>
    <w:rsid w:val="00AA195D"/>
    <w:rsid w:val="00AA2868"/>
    <w:rsid w:val="00AA300B"/>
    <w:rsid w:val="00AB1B9D"/>
    <w:rsid w:val="00AB580A"/>
    <w:rsid w:val="00AB6141"/>
    <w:rsid w:val="00AB6AB3"/>
    <w:rsid w:val="00AC0656"/>
    <w:rsid w:val="00AC443F"/>
    <w:rsid w:val="00AC6468"/>
    <w:rsid w:val="00AC64C3"/>
    <w:rsid w:val="00AD1E53"/>
    <w:rsid w:val="00AE24D5"/>
    <w:rsid w:val="00AE321C"/>
    <w:rsid w:val="00AE4A70"/>
    <w:rsid w:val="00AE4BEB"/>
    <w:rsid w:val="00AF1530"/>
    <w:rsid w:val="00AF5188"/>
    <w:rsid w:val="00B102C2"/>
    <w:rsid w:val="00B16A5B"/>
    <w:rsid w:val="00B17AB8"/>
    <w:rsid w:val="00B20B61"/>
    <w:rsid w:val="00B21AF1"/>
    <w:rsid w:val="00B232F4"/>
    <w:rsid w:val="00B25C1E"/>
    <w:rsid w:val="00B30073"/>
    <w:rsid w:val="00B325A6"/>
    <w:rsid w:val="00B32A03"/>
    <w:rsid w:val="00B37425"/>
    <w:rsid w:val="00B3767A"/>
    <w:rsid w:val="00B3778C"/>
    <w:rsid w:val="00B4082C"/>
    <w:rsid w:val="00B472E1"/>
    <w:rsid w:val="00B4737B"/>
    <w:rsid w:val="00B478BB"/>
    <w:rsid w:val="00B5376B"/>
    <w:rsid w:val="00B557DF"/>
    <w:rsid w:val="00B560B0"/>
    <w:rsid w:val="00B60948"/>
    <w:rsid w:val="00B63855"/>
    <w:rsid w:val="00B64BDD"/>
    <w:rsid w:val="00B662E2"/>
    <w:rsid w:val="00B71013"/>
    <w:rsid w:val="00B776C6"/>
    <w:rsid w:val="00B83EC6"/>
    <w:rsid w:val="00B843BA"/>
    <w:rsid w:val="00B87FFD"/>
    <w:rsid w:val="00B90576"/>
    <w:rsid w:val="00B926D3"/>
    <w:rsid w:val="00B934B6"/>
    <w:rsid w:val="00B936BE"/>
    <w:rsid w:val="00B93DC7"/>
    <w:rsid w:val="00B963BB"/>
    <w:rsid w:val="00BA18ED"/>
    <w:rsid w:val="00BA1C66"/>
    <w:rsid w:val="00BB003E"/>
    <w:rsid w:val="00BB17B4"/>
    <w:rsid w:val="00BB1B12"/>
    <w:rsid w:val="00BB3C89"/>
    <w:rsid w:val="00BB69BE"/>
    <w:rsid w:val="00BB6FB5"/>
    <w:rsid w:val="00BD1FF2"/>
    <w:rsid w:val="00BD2C7D"/>
    <w:rsid w:val="00BD4E24"/>
    <w:rsid w:val="00BD555B"/>
    <w:rsid w:val="00BD734A"/>
    <w:rsid w:val="00BE219F"/>
    <w:rsid w:val="00BE4392"/>
    <w:rsid w:val="00BE7C43"/>
    <w:rsid w:val="00BF00C6"/>
    <w:rsid w:val="00BF22DC"/>
    <w:rsid w:val="00BF2362"/>
    <w:rsid w:val="00C0021A"/>
    <w:rsid w:val="00C01CA1"/>
    <w:rsid w:val="00C02281"/>
    <w:rsid w:val="00C03942"/>
    <w:rsid w:val="00C03D1F"/>
    <w:rsid w:val="00C04F1C"/>
    <w:rsid w:val="00C06AE7"/>
    <w:rsid w:val="00C06F6D"/>
    <w:rsid w:val="00C14082"/>
    <w:rsid w:val="00C142F3"/>
    <w:rsid w:val="00C14D84"/>
    <w:rsid w:val="00C162AD"/>
    <w:rsid w:val="00C17BBE"/>
    <w:rsid w:val="00C204C8"/>
    <w:rsid w:val="00C2097D"/>
    <w:rsid w:val="00C27D33"/>
    <w:rsid w:val="00C32061"/>
    <w:rsid w:val="00C32714"/>
    <w:rsid w:val="00C33A3D"/>
    <w:rsid w:val="00C34440"/>
    <w:rsid w:val="00C446CE"/>
    <w:rsid w:val="00C463D5"/>
    <w:rsid w:val="00C5014E"/>
    <w:rsid w:val="00C53093"/>
    <w:rsid w:val="00C546A7"/>
    <w:rsid w:val="00C558BF"/>
    <w:rsid w:val="00C56E2F"/>
    <w:rsid w:val="00C6004A"/>
    <w:rsid w:val="00C60B49"/>
    <w:rsid w:val="00C6315D"/>
    <w:rsid w:val="00C67DCA"/>
    <w:rsid w:val="00C70079"/>
    <w:rsid w:val="00C72DBA"/>
    <w:rsid w:val="00C7439B"/>
    <w:rsid w:val="00C747E2"/>
    <w:rsid w:val="00C7638A"/>
    <w:rsid w:val="00C80006"/>
    <w:rsid w:val="00C849B4"/>
    <w:rsid w:val="00C86F57"/>
    <w:rsid w:val="00C928FC"/>
    <w:rsid w:val="00C954BB"/>
    <w:rsid w:val="00C96B7A"/>
    <w:rsid w:val="00C97E50"/>
    <w:rsid w:val="00CA068B"/>
    <w:rsid w:val="00CA0742"/>
    <w:rsid w:val="00CB2ECA"/>
    <w:rsid w:val="00CB61E9"/>
    <w:rsid w:val="00CB6731"/>
    <w:rsid w:val="00CC1D5A"/>
    <w:rsid w:val="00CD34BD"/>
    <w:rsid w:val="00CE1639"/>
    <w:rsid w:val="00CE6B5C"/>
    <w:rsid w:val="00CF661D"/>
    <w:rsid w:val="00D00E34"/>
    <w:rsid w:val="00D02242"/>
    <w:rsid w:val="00D04AB5"/>
    <w:rsid w:val="00D07CCE"/>
    <w:rsid w:val="00D11D89"/>
    <w:rsid w:val="00D134CC"/>
    <w:rsid w:val="00D14F3B"/>
    <w:rsid w:val="00D25723"/>
    <w:rsid w:val="00D262D1"/>
    <w:rsid w:val="00D27067"/>
    <w:rsid w:val="00D30EE6"/>
    <w:rsid w:val="00D31E3C"/>
    <w:rsid w:val="00D3426E"/>
    <w:rsid w:val="00D344B7"/>
    <w:rsid w:val="00D34D74"/>
    <w:rsid w:val="00D3676B"/>
    <w:rsid w:val="00D36921"/>
    <w:rsid w:val="00D403A2"/>
    <w:rsid w:val="00D417A1"/>
    <w:rsid w:val="00D42E77"/>
    <w:rsid w:val="00D468D9"/>
    <w:rsid w:val="00D46BDF"/>
    <w:rsid w:val="00D53A43"/>
    <w:rsid w:val="00D54955"/>
    <w:rsid w:val="00D60CFF"/>
    <w:rsid w:val="00D615C1"/>
    <w:rsid w:val="00D6348D"/>
    <w:rsid w:val="00D63919"/>
    <w:rsid w:val="00D63B3B"/>
    <w:rsid w:val="00D65EE5"/>
    <w:rsid w:val="00D7345F"/>
    <w:rsid w:val="00D73BEB"/>
    <w:rsid w:val="00D8018B"/>
    <w:rsid w:val="00D83E6B"/>
    <w:rsid w:val="00D87306"/>
    <w:rsid w:val="00D90100"/>
    <w:rsid w:val="00D907DD"/>
    <w:rsid w:val="00D921FD"/>
    <w:rsid w:val="00D942D8"/>
    <w:rsid w:val="00D96E6D"/>
    <w:rsid w:val="00D9783B"/>
    <w:rsid w:val="00DA1B23"/>
    <w:rsid w:val="00DA7EB0"/>
    <w:rsid w:val="00DB160C"/>
    <w:rsid w:val="00DB6294"/>
    <w:rsid w:val="00DB767A"/>
    <w:rsid w:val="00DC093F"/>
    <w:rsid w:val="00DC1256"/>
    <w:rsid w:val="00DC3B2B"/>
    <w:rsid w:val="00DC5C90"/>
    <w:rsid w:val="00DD6EA3"/>
    <w:rsid w:val="00DE2C2D"/>
    <w:rsid w:val="00DE315E"/>
    <w:rsid w:val="00DE3977"/>
    <w:rsid w:val="00DE3EE7"/>
    <w:rsid w:val="00DE4488"/>
    <w:rsid w:val="00DF20EB"/>
    <w:rsid w:val="00DF7A64"/>
    <w:rsid w:val="00E03C42"/>
    <w:rsid w:val="00E048F4"/>
    <w:rsid w:val="00E0529F"/>
    <w:rsid w:val="00E0566C"/>
    <w:rsid w:val="00E05A8F"/>
    <w:rsid w:val="00E14E44"/>
    <w:rsid w:val="00E160D5"/>
    <w:rsid w:val="00E170F4"/>
    <w:rsid w:val="00E17225"/>
    <w:rsid w:val="00E21763"/>
    <w:rsid w:val="00E23542"/>
    <w:rsid w:val="00E244D5"/>
    <w:rsid w:val="00E30C5F"/>
    <w:rsid w:val="00E3178D"/>
    <w:rsid w:val="00E3632A"/>
    <w:rsid w:val="00E375D0"/>
    <w:rsid w:val="00E40A09"/>
    <w:rsid w:val="00E41770"/>
    <w:rsid w:val="00E44E0C"/>
    <w:rsid w:val="00E470ED"/>
    <w:rsid w:val="00E47D94"/>
    <w:rsid w:val="00E5403E"/>
    <w:rsid w:val="00E56579"/>
    <w:rsid w:val="00E61C82"/>
    <w:rsid w:val="00E62805"/>
    <w:rsid w:val="00E66EA5"/>
    <w:rsid w:val="00E670B9"/>
    <w:rsid w:val="00E674EC"/>
    <w:rsid w:val="00E70B66"/>
    <w:rsid w:val="00E71450"/>
    <w:rsid w:val="00E744CE"/>
    <w:rsid w:val="00E77136"/>
    <w:rsid w:val="00E771B2"/>
    <w:rsid w:val="00E776FB"/>
    <w:rsid w:val="00E80B46"/>
    <w:rsid w:val="00E8170A"/>
    <w:rsid w:val="00E84F3F"/>
    <w:rsid w:val="00E85CA4"/>
    <w:rsid w:val="00E86059"/>
    <w:rsid w:val="00E862D1"/>
    <w:rsid w:val="00E9445C"/>
    <w:rsid w:val="00EA0A34"/>
    <w:rsid w:val="00EA15F4"/>
    <w:rsid w:val="00EA20CE"/>
    <w:rsid w:val="00EA2849"/>
    <w:rsid w:val="00EA2DAD"/>
    <w:rsid w:val="00EA3812"/>
    <w:rsid w:val="00EB0100"/>
    <w:rsid w:val="00EB118E"/>
    <w:rsid w:val="00EB11B2"/>
    <w:rsid w:val="00EB2473"/>
    <w:rsid w:val="00EB269E"/>
    <w:rsid w:val="00EB32C8"/>
    <w:rsid w:val="00EB6F4B"/>
    <w:rsid w:val="00EC0353"/>
    <w:rsid w:val="00EC05B0"/>
    <w:rsid w:val="00EC2FCD"/>
    <w:rsid w:val="00EC4D6F"/>
    <w:rsid w:val="00EC501E"/>
    <w:rsid w:val="00EC7079"/>
    <w:rsid w:val="00ED5E88"/>
    <w:rsid w:val="00EE04D6"/>
    <w:rsid w:val="00EE08AB"/>
    <w:rsid w:val="00EE20F5"/>
    <w:rsid w:val="00EE4321"/>
    <w:rsid w:val="00EF0D5E"/>
    <w:rsid w:val="00EF13AD"/>
    <w:rsid w:val="00EF3056"/>
    <w:rsid w:val="00EF331E"/>
    <w:rsid w:val="00F005B5"/>
    <w:rsid w:val="00F0169B"/>
    <w:rsid w:val="00F03E84"/>
    <w:rsid w:val="00F058C5"/>
    <w:rsid w:val="00F06690"/>
    <w:rsid w:val="00F12F77"/>
    <w:rsid w:val="00F150BA"/>
    <w:rsid w:val="00F166A4"/>
    <w:rsid w:val="00F1790A"/>
    <w:rsid w:val="00F2125B"/>
    <w:rsid w:val="00F2614F"/>
    <w:rsid w:val="00F26988"/>
    <w:rsid w:val="00F273C2"/>
    <w:rsid w:val="00F31259"/>
    <w:rsid w:val="00F321AE"/>
    <w:rsid w:val="00F37750"/>
    <w:rsid w:val="00F419A9"/>
    <w:rsid w:val="00F42AEA"/>
    <w:rsid w:val="00F46C50"/>
    <w:rsid w:val="00F471E3"/>
    <w:rsid w:val="00F47966"/>
    <w:rsid w:val="00F47A57"/>
    <w:rsid w:val="00F5350A"/>
    <w:rsid w:val="00F54A4B"/>
    <w:rsid w:val="00F56E94"/>
    <w:rsid w:val="00F57116"/>
    <w:rsid w:val="00F573C0"/>
    <w:rsid w:val="00F62209"/>
    <w:rsid w:val="00F6225F"/>
    <w:rsid w:val="00F633F3"/>
    <w:rsid w:val="00F7233B"/>
    <w:rsid w:val="00F7576E"/>
    <w:rsid w:val="00F8018B"/>
    <w:rsid w:val="00F83675"/>
    <w:rsid w:val="00F840E6"/>
    <w:rsid w:val="00F84245"/>
    <w:rsid w:val="00F86B22"/>
    <w:rsid w:val="00F94518"/>
    <w:rsid w:val="00F94E8D"/>
    <w:rsid w:val="00F96F36"/>
    <w:rsid w:val="00F9784F"/>
    <w:rsid w:val="00F978A6"/>
    <w:rsid w:val="00F97CA4"/>
    <w:rsid w:val="00FA1F61"/>
    <w:rsid w:val="00FA783D"/>
    <w:rsid w:val="00FB0F98"/>
    <w:rsid w:val="00FB1CE7"/>
    <w:rsid w:val="00FB2286"/>
    <w:rsid w:val="00FB3EE4"/>
    <w:rsid w:val="00FB5DAC"/>
    <w:rsid w:val="00FC1FE7"/>
    <w:rsid w:val="00FC3172"/>
    <w:rsid w:val="00FC3BFC"/>
    <w:rsid w:val="00FC4055"/>
    <w:rsid w:val="00FC5098"/>
    <w:rsid w:val="00FC72C0"/>
    <w:rsid w:val="00FD02E8"/>
    <w:rsid w:val="00FD12E6"/>
    <w:rsid w:val="00FD1674"/>
    <w:rsid w:val="00FE139D"/>
    <w:rsid w:val="00FE1C0B"/>
    <w:rsid w:val="00FE45AA"/>
    <w:rsid w:val="00FE675B"/>
    <w:rsid w:val="00FF1EC0"/>
    <w:rsid w:val="00FF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B963BB"/>
    <w:pPr>
      <w:spacing w:after="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82C70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82C70"/>
    <w:pPr>
      <w:keepNext/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82C70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582C70"/>
    <w:rPr>
      <w:rFonts w:asciiTheme="majorHAnsi" w:eastAsiaTheme="majorEastAsia" w:hAnsiTheme="majorHAnsi" w:cstheme="majorBidi"/>
      <w:b/>
      <w:sz w:val="36"/>
      <w:szCs w:val="32"/>
    </w:rPr>
  </w:style>
  <w:style w:type="paragraph" w:styleId="Listenabsatz">
    <w:name w:val="List Paragraph"/>
    <w:basedOn w:val="Standard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582C70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486734"/>
    <w:pPr>
      <w:framePr w:w="2268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sz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582C70"/>
    <w:rPr>
      <w:rFonts w:asciiTheme="majorHAnsi" w:eastAsiaTheme="majorEastAsia" w:hAnsiTheme="majorHAnsi" w:cstheme="majorBidi"/>
      <w:b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676D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676D4"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676D4"/>
    <w:rPr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33A3D"/>
    <w:pPr>
      <w:spacing w:after="60"/>
    </w:pPr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33A3D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3552E"/>
    <w:pPr>
      <w:spacing w:after="0" w:line="240" w:lineRule="auto"/>
    </w:pPr>
    <w:rPr>
      <w:sz w:val="28"/>
    </w:rPr>
  </w:style>
  <w:style w:type="character" w:styleId="Fett">
    <w:name w:val="Strong"/>
    <w:basedOn w:val="Absatz-Standardschriftart"/>
    <w:uiPriority w:val="22"/>
    <w:qFormat/>
    <w:rsid w:val="00870CC2"/>
    <w:rPr>
      <w:b/>
      <w:bCs/>
    </w:rPr>
  </w:style>
  <w:style w:type="paragraph" w:styleId="Titel">
    <w:name w:val="Title"/>
    <w:basedOn w:val="Standard"/>
    <w:next w:val="Standard"/>
    <w:link w:val="TitelZchn"/>
    <w:uiPriority w:val="10"/>
    <w:qFormat/>
    <w:rsid w:val="00870CC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70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7F3AE4"/>
    <w:rPr>
      <w:color w:val="605E5C"/>
      <w:shd w:val="clear" w:color="auto" w:fill="E1DFDD"/>
    </w:rPr>
  </w:style>
  <w:style w:type="paragraph" w:styleId="KeinLeerraum">
    <w:name w:val="No Spacing"/>
    <w:uiPriority w:val="1"/>
    <w:qFormat/>
    <w:rsid w:val="00FB1CE7"/>
    <w:pPr>
      <w:spacing w:after="0" w:line="240" w:lineRule="auto"/>
    </w:pPr>
    <w:rPr>
      <w:sz w:val="28"/>
    </w:rPr>
  </w:style>
  <w:style w:type="character" w:customStyle="1" w:styleId="A2">
    <w:name w:val="A2"/>
    <w:rsid w:val="0058435A"/>
    <w:rPr>
      <w:sz w:val="22"/>
    </w:rPr>
  </w:style>
  <w:style w:type="table" w:styleId="TabellemithellemGitternetz">
    <w:name w:val="Grid Table Light"/>
    <w:basedOn w:val="NormaleTabelle"/>
    <w:uiPriority w:val="40"/>
    <w:rsid w:val="00244A5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">
    <w:name w:val="Pa1"/>
    <w:basedOn w:val="Standard"/>
    <w:rsid w:val="00244A50"/>
    <w:pPr>
      <w:suppressAutoHyphens/>
      <w:autoSpaceDN w:val="0"/>
      <w:spacing w:line="241" w:lineRule="atLeast"/>
      <w:textAlignment w:val="baseline"/>
    </w:pPr>
    <w:rPr>
      <w:rFonts w:ascii="Avenir Next" w:eastAsia="Avenir Next" w:hAnsi="Avenir Next" w:cs="Avenir Next"/>
      <w:color w:val="000000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244A50"/>
    <w:pPr>
      <w:suppressAutoHyphens/>
      <w:autoSpaceDN w:val="0"/>
      <w:spacing w:after="140" w:line="276" w:lineRule="auto"/>
      <w:textAlignment w:val="baseline"/>
    </w:pPr>
    <w:rPr>
      <w:rFonts w:ascii="Arial" w:eastAsia="NSimSun" w:hAnsi="Arial" w:cs="Lucida Sans"/>
      <w:kern w:val="3"/>
      <w:sz w:val="24"/>
      <w:szCs w:val="24"/>
      <w:lang w:eastAsia="zh-CN" w:bidi="hi-IN"/>
    </w:rPr>
  </w:style>
  <w:style w:type="character" w:customStyle="1" w:styleId="EntwurfGGVundWvl">
    <w:name w:val="Entwurf_GGV und Wvl"/>
    <w:rsid w:val="00244A50"/>
    <w:rPr>
      <w:strike w:val="0"/>
      <w:dstrike w:val="0"/>
      <w:vanish w:val="0"/>
      <w:sz w:val="16"/>
      <w:u w:val="none"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rsid w:val="001768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29.jpe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hyperlink" Target="https://www.inclusioneurope.eu/easy-to-read/" TargetMode="External"/><Relationship Id="rId47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hyperlink" Target="http://www.schleswig-holstein.de/unbrk" TargetMode="External"/><Relationship Id="rId38" Type="http://schemas.openxmlformats.org/officeDocument/2006/relationships/hyperlink" Target="http://www.schleswig-holstein.de/unbrk" TargetMode="External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://www.schleswig-holstein.de/unbrk" TargetMode="External"/><Relationship Id="rId29" Type="http://schemas.openxmlformats.org/officeDocument/2006/relationships/image" Target="media/image21.png"/><Relationship Id="rId41" Type="http://schemas.openxmlformats.org/officeDocument/2006/relationships/image" Target="media/image3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0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footer" Target="footer1.xm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0F89249-A2B9-431C-AF57-7DD352BDCA85}">
  <we:reference id="wa200005633" version="2.2.9.0" store="de-DE" storeType="OMEX"/>
  <we:alternateReferences>
    <we:reference id="wa200005633" version="2.2.9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B8801-C599-400C-9846-20F005F68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2529</Words>
  <Characters>15934</Characters>
  <Application>Microsoft Office Word</Application>
  <DocSecurity>0</DocSecurity>
  <Lines>132</Lines>
  <Paragraphs>36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eines Gesetzes zur Neuregelung des Landesbehindertengleichstellungsgesetzes in Leichter Sprache</vt:lpstr>
    </vt:vector>
  </TitlesOfParts>
  <Company/>
  <LinksUpToDate>false</LinksUpToDate>
  <CharactersWithSpaces>18427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eines Gesetzes zur Neuregelung des Landesbehindertengleichstellungsgesetzes in Leichter Sprache</dc:title>
  <dc:subject/>
  <dc:creator>Wilko Huper</dc:creator>
  <cp:keywords/>
  <dc:description/>
  <cp:lastModifiedBy>Kagelmacher, Susan (Staatskanzlei)</cp:lastModifiedBy>
  <cp:revision>2</cp:revision>
  <cp:lastPrinted>2024-10-24T16:14:00Z</cp:lastPrinted>
  <dcterms:created xsi:type="dcterms:W3CDTF">2024-11-08T09:13:00Z</dcterms:created>
  <dcterms:modified xsi:type="dcterms:W3CDTF">2024-11-08T09:13:00Z</dcterms:modified>
</cp:coreProperties>
</file>