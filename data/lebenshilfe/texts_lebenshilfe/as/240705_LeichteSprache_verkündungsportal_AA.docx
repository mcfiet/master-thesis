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BAD944" w14:textId="77777777" w:rsidR="00561950" w:rsidRPr="001A2118" w:rsidRDefault="00561950" w:rsidP="00561950">
      <w:pPr>
        <w:jc w:val="center"/>
        <w:rPr>
          <w:rFonts w:cstheme="minorHAnsi"/>
          <w:sz w:val="24"/>
          <w:szCs w:val="24"/>
          <w:u w:val="single"/>
        </w:rPr>
      </w:pPr>
      <w:r w:rsidRPr="001A2118">
        <w:rPr>
          <w:rFonts w:cstheme="minorHAnsi"/>
          <w:sz w:val="24"/>
          <w:szCs w:val="24"/>
          <w:u w:val="single"/>
        </w:rPr>
        <w:t>Informationen zum Verkündungsportal Schleswig-Holstein</w:t>
      </w:r>
    </w:p>
    <w:p w14:paraId="302DBECD" w14:textId="77777777" w:rsidR="00561950" w:rsidRPr="001A2118" w:rsidRDefault="00561950" w:rsidP="00561950">
      <w:pPr>
        <w:rPr>
          <w:rFonts w:cstheme="minorHAnsi"/>
          <w:b/>
          <w:sz w:val="24"/>
          <w:szCs w:val="24"/>
          <w:shd w:val="clear" w:color="auto" w:fill="FFFFFF"/>
        </w:rPr>
      </w:pPr>
      <w:r w:rsidRPr="001A2118">
        <w:rPr>
          <w:rFonts w:cstheme="minorHAnsi"/>
          <w:b/>
          <w:sz w:val="24"/>
          <w:szCs w:val="24"/>
          <w:shd w:val="clear" w:color="auto" w:fill="FFFFFF"/>
        </w:rPr>
        <w:t>Was findet man auf dieser Website?</w:t>
      </w:r>
    </w:p>
    <w:p w14:paraId="65FD81AE" w14:textId="6FE05E27" w:rsidR="00561950" w:rsidRDefault="00561950" w:rsidP="00561950">
      <w:pPr>
        <w:pStyle w:val="Listenabsatz"/>
        <w:numPr>
          <w:ilvl w:val="0"/>
          <w:numId w:val="1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Auf dem Verkündungsportal des Landes Schleswig-Holstein haben Sie Zugang zu den amtlichen Fassungen des Amtsblattes für Schleswig-Holstein. Die zertifizierten PDF-Dateien, die Sie auf der Seite kostenfrei lesen,</w:t>
      </w:r>
      <w:r>
        <w:rPr>
          <w:rFonts w:cstheme="minorHAnsi"/>
          <w:sz w:val="24"/>
          <w:szCs w:val="24"/>
          <w:shd w:val="clear" w:color="auto" w:fill="FFFFFF"/>
        </w:rPr>
        <w:t xml:space="preserve"> suchen,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 herunterladen, drucken oder über einen Link teilen können, haben amtlichen Charakter und lösen die </w:t>
      </w:r>
      <w:r w:rsidR="00172F80">
        <w:rPr>
          <w:rFonts w:cstheme="minorHAnsi"/>
          <w:sz w:val="24"/>
          <w:szCs w:val="24"/>
          <w:shd w:val="clear" w:color="auto" w:fill="FFFFFF"/>
        </w:rPr>
        <w:t xml:space="preserve">bisher 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gedruckten Fassungen </w:t>
      </w:r>
      <w:r w:rsidR="00BB6E8A">
        <w:rPr>
          <w:rFonts w:cstheme="minorHAnsi"/>
          <w:sz w:val="24"/>
          <w:szCs w:val="24"/>
          <w:shd w:val="clear" w:color="auto" w:fill="FFFFFF"/>
        </w:rPr>
        <w:t xml:space="preserve">des Amtsblattes </w:t>
      </w:r>
      <w:r w:rsidRPr="001A2118">
        <w:rPr>
          <w:rFonts w:cstheme="minorHAnsi"/>
          <w:sz w:val="24"/>
          <w:szCs w:val="24"/>
          <w:shd w:val="clear" w:color="auto" w:fill="FFFFFF"/>
        </w:rPr>
        <w:t>ab.</w:t>
      </w:r>
    </w:p>
    <w:p w14:paraId="391516E0" w14:textId="19596FBD" w:rsidR="00AD6376" w:rsidRDefault="00561950" w:rsidP="0056195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Das Amtsblatt für Schleswig-Holstein ist das zentrale Bekanntmachungsorgan für Satzungen im Sinne des § 65 Landesverwaltungsgesetz, deren Geltungsbereich sich auf das ganze Land erstreckt. Zudem werden regelmäßig öffentliche Bekanntmachungen und örtliche Bekanntmachungen der Landesverwaltung hie</w:t>
      </w:r>
      <w:r>
        <w:rPr>
          <w:rFonts w:cstheme="minorHAnsi"/>
          <w:sz w:val="24"/>
          <w:szCs w:val="24"/>
          <w:shd w:val="clear" w:color="auto" w:fill="FFFFFF"/>
        </w:rPr>
        <w:t>r veröffentlicht. I</w:t>
      </w:r>
      <w:r w:rsidRPr="001A2118">
        <w:rPr>
          <w:rFonts w:cstheme="minorHAnsi"/>
          <w:sz w:val="24"/>
          <w:szCs w:val="24"/>
          <w:shd w:val="clear" w:color="auto" w:fill="FFFFFF"/>
        </w:rPr>
        <w:t>m Amtsblatt für Schleswig-Holstein werden weitere amtliche Bekanntmachungen anderer Stellen veröffentlicht, soweit dies durch Rechtsvorschrift geregelt ist.</w:t>
      </w:r>
      <w:r w:rsidR="00AD6376" w:rsidRPr="00AD6376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AD6376">
        <w:rPr>
          <w:rFonts w:cstheme="minorHAnsi"/>
          <w:sz w:val="24"/>
          <w:szCs w:val="24"/>
          <w:shd w:val="clear" w:color="auto" w:fill="FFFFFF"/>
        </w:rPr>
        <w:t xml:space="preserve">Im Amtsblatt veröffentlichen z.B. </w:t>
      </w:r>
      <w:r w:rsidR="00AD6376" w:rsidRPr="00AD6376">
        <w:rPr>
          <w:rFonts w:cstheme="minorHAnsi"/>
          <w:sz w:val="24"/>
          <w:szCs w:val="24"/>
          <w:shd w:val="clear" w:color="auto" w:fill="FFFFFF"/>
        </w:rPr>
        <w:t>d</w:t>
      </w:r>
      <w:r w:rsidR="00B75AC9">
        <w:rPr>
          <w:rFonts w:cstheme="minorHAnsi"/>
          <w:sz w:val="24"/>
          <w:szCs w:val="24"/>
          <w:shd w:val="clear" w:color="auto" w:fill="FFFFFF"/>
        </w:rPr>
        <w:t>ie</w:t>
      </w:r>
      <w:r w:rsidR="00AD6376" w:rsidRPr="00AD6376">
        <w:rPr>
          <w:rFonts w:cstheme="minorHAnsi"/>
          <w:sz w:val="24"/>
          <w:szCs w:val="24"/>
          <w:shd w:val="clear" w:color="auto" w:fill="FFFFFF"/>
        </w:rPr>
        <w:t xml:space="preserve"> Landesregierung, Landesbehörden und anderen Organisationen in Schleswig-Holstein</w:t>
      </w:r>
    </w:p>
    <w:p w14:paraId="0E68B2E5" w14:textId="05BAD5A6" w:rsidR="00B75AC9" w:rsidRDefault="00B75AC9" w:rsidP="00B75AC9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Zukünftig wird auch das </w:t>
      </w:r>
      <w:r w:rsidRPr="001A2118">
        <w:rPr>
          <w:rFonts w:cstheme="minorHAnsi"/>
          <w:sz w:val="24"/>
          <w:szCs w:val="24"/>
          <w:shd w:val="clear" w:color="auto" w:fill="FFFFFF"/>
        </w:rPr>
        <w:t>Gesetz- und Verordnungsblatt für Schleswig-Holstein</w:t>
      </w:r>
      <w:r>
        <w:rPr>
          <w:rFonts w:cstheme="minorHAnsi"/>
          <w:sz w:val="24"/>
          <w:szCs w:val="24"/>
          <w:shd w:val="clear" w:color="auto" w:fill="FFFFFF"/>
        </w:rPr>
        <w:t xml:space="preserve"> über das Verkündungsportal veröffentlicht. Daher befindet sich auf der Startseite ein Bereich dafür. </w:t>
      </w:r>
      <w:r w:rsidRPr="001A2118">
        <w:rPr>
          <w:rFonts w:cstheme="minorHAnsi"/>
          <w:sz w:val="24"/>
          <w:szCs w:val="24"/>
          <w:shd w:val="clear" w:color="auto" w:fill="FFFFFF"/>
        </w:rPr>
        <w:t>Das Gesetz- und Verordnungsblatt für Schleswig-Holstein ist das von der Landesverfassung Schleswig-Holsteins vorgesehene Verkündungsorgan von Gesetzen und Landesverordnungen. Im Gesetz- und Verordnungsblatt für Schleswig-Holstein können weitere Veröffentlichungen vorgenommen werden, wenn dies durch Rechtsvorschrift bestimmt oder aufgrund der Bedeutung de</w:t>
      </w:r>
      <w:r>
        <w:rPr>
          <w:rFonts w:cstheme="minorHAnsi"/>
          <w:sz w:val="24"/>
          <w:szCs w:val="24"/>
          <w:shd w:val="clear" w:color="auto" w:fill="FFFFFF"/>
        </w:rPr>
        <w:t>r Veröffentlichung geboten ist.</w:t>
      </w:r>
    </w:p>
    <w:p w14:paraId="4CE7C693" w14:textId="23159120" w:rsidR="00561950" w:rsidRPr="00AD6376" w:rsidRDefault="00561950" w:rsidP="0056195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  <w:sz w:val="24"/>
          <w:szCs w:val="24"/>
          <w:shd w:val="clear" w:color="auto" w:fill="FFFFFF"/>
        </w:rPr>
      </w:pPr>
      <w:r w:rsidRPr="00AD6376">
        <w:rPr>
          <w:rFonts w:ascii="Arial" w:hAnsi="Arial" w:cs="Arial"/>
          <w:color w:val="333333"/>
          <w:sz w:val="24"/>
          <w:szCs w:val="24"/>
          <w:shd w:val="clear" w:color="auto" w:fill="FFFFFF"/>
        </w:rPr>
        <w:br w:type="page"/>
      </w:r>
    </w:p>
    <w:p w14:paraId="34DD36CD" w14:textId="77777777" w:rsidR="00865248" w:rsidRDefault="00865248">
      <w:pPr>
        <w:rPr>
          <w:ins w:id="0" w:author="Andre Delor" w:date="2024-07-05T11:47:00Z" w16du:dateUtc="2024-07-05T09:47:00Z"/>
          <w:rFonts w:cstheme="minorHAnsi"/>
          <w:b/>
          <w:sz w:val="24"/>
          <w:szCs w:val="24"/>
          <w:shd w:val="clear" w:color="auto" w:fill="FFFFFF"/>
        </w:rPr>
      </w:pPr>
      <w:ins w:id="1" w:author="Andre Delor" w:date="2024-07-05T11:47:00Z" w16du:dateUtc="2024-07-05T09:47:00Z">
        <w:r>
          <w:rPr>
            <w:rFonts w:cstheme="minorHAnsi"/>
            <w:b/>
            <w:sz w:val="24"/>
            <w:szCs w:val="24"/>
            <w:shd w:val="clear" w:color="auto" w:fill="FFFFFF"/>
          </w:rPr>
          <w:lastRenderedPageBreak/>
          <w:br w:type="page"/>
        </w:r>
      </w:ins>
    </w:p>
    <w:p w14:paraId="72B9C952" w14:textId="099BB0E0" w:rsidR="00561950" w:rsidRDefault="00561950" w:rsidP="00561950">
      <w:pPr>
        <w:rPr>
          <w:rFonts w:cstheme="minorHAnsi"/>
          <w:b/>
          <w:sz w:val="24"/>
          <w:szCs w:val="24"/>
          <w:shd w:val="clear" w:color="auto" w:fill="FFFFFF"/>
        </w:rPr>
      </w:pPr>
      <w:r w:rsidRPr="001A2118">
        <w:rPr>
          <w:rFonts w:cstheme="minorHAnsi"/>
          <w:b/>
          <w:sz w:val="24"/>
          <w:szCs w:val="24"/>
          <w:shd w:val="clear" w:color="auto" w:fill="FFFFFF"/>
        </w:rPr>
        <w:lastRenderedPageBreak/>
        <w:t>Wie ist die Seite aufgebaut?</w:t>
      </w:r>
    </w:p>
    <w:p w14:paraId="5C6D3969" w14:textId="77777777" w:rsidR="00561950" w:rsidRPr="00977FBD" w:rsidRDefault="00561950" w:rsidP="00561950">
      <w:pPr>
        <w:rPr>
          <w:rFonts w:cstheme="minorHAnsi"/>
          <w:sz w:val="24"/>
          <w:szCs w:val="24"/>
          <w:shd w:val="clear" w:color="auto" w:fill="FFFFFF"/>
        </w:rPr>
      </w:pPr>
      <w:r w:rsidRPr="00977FBD">
        <w:rPr>
          <w:rFonts w:cstheme="minorHAnsi"/>
          <w:sz w:val="24"/>
          <w:szCs w:val="24"/>
          <w:shd w:val="clear" w:color="auto" w:fill="FFFFFF"/>
        </w:rPr>
        <w:t>Teil 1 Startseite</w:t>
      </w:r>
      <w:r>
        <w:rPr>
          <w:rFonts w:cstheme="minorHAnsi"/>
          <w:sz w:val="24"/>
          <w:szCs w:val="24"/>
          <w:shd w:val="clear" w:color="auto" w:fill="FFFFFF"/>
        </w:rPr>
        <w:t xml:space="preserve"> und weitere Navigation</w:t>
      </w:r>
      <w:r w:rsidRPr="00977FBD">
        <w:rPr>
          <w:rFonts w:cstheme="minorHAnsi"/>
          <w:sz w:val="24"/>
          <w:szCs w:val="24"/>
          <w:shd w:val="clear" w:color="auto" w:fill="FFFFFF"/>
        </w:rPr>
        <w:t>:</w:t>
      </w:r>
    </w:p>
    <w:p w14:paraId="65405D44" w14:textId="77777777" w:rsidR="00561950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Startseite über das Logo</w:t>
      </w:r>
      <w:r>
        <w:rPr>
          <w:rFonts w:cstheme="minorHAnsi"/>
          <w:sz w:val="24"/>
          <w:szCs w:val="24"/>
          <w:shd w:val="clear" w:color="auto" w:fill="FFFFFF"/>
        </w:rPr>
        <w:t xml:space="preserve"> (</w:t>
      </w:r>
      <w:r w:rsidRPr="00977FBD">
        <w:rPr>
          <w:rFonts w:cstheme="minorHAnsi"/>
          <w:sz w:val="24"/>
          <w:szCs w:val="24"/>
          <w:shd w:val="clear" w:color="auto" w:fill="FFFFFF"/>
        </w:rPr>
        <w:t>Klicken Sie auf das Logo, egal wo Sie sich befinden. So kommen Sie immer wieder zurück auf die Start-Seite.)</w:t>
      </w:r>
    </w:p>
    <w:p w14:paraId="7146D7A9" w14:textId="790995AC" w:rsidR="00561950" w:rsidRPr="001A2118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Hauptmenü</w:t>
      </w:r>
      <w:r w:rsidR="00B86CC9">
        <w:rPr>
          <w:rFonts w:cstheme="minorHAnsi"/>
          <w:sz w:val="24"/>
          <w:szCs w:val="24"/>
          <w:shd w:val="clear" w:color="auto" w:fill="FFFFFF"/>
        </w:rPr>
        <w:t>/Reiter</w:t>
      </w:r>
      <w:r w:rsidR="00B75AC9">
        <w:rPr>
          <w:rFonts w:cstheme="minorHAnsi"/>
          <w:sz w:val="24"/>
          <w:szCs w:val="24"/>
          <w:shd w:val="clear" w:color="auto" w:fill="FFFFFF"/>
        </w:rPr>
        <w:t>:</w:t>
      </w:r>
      <w:r w:rsidR="00BB6E8A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Hier können Sie </w:t>
      </w:r>
      <w:r w:rsidR="00B75AC9">
        <w:rPr>
          <w:rFonts w:cstheme="minorHAnsi"/>
          <w:sz w:val="24"/>
          <w:szCs w:val="24"/>
          <w:shd w:val="clear" w:color="auto" w:fill="FFFFFF"/>
        </w:rPr>
        <w:t>direkt zum</w:t>
      </w:r>
      <w:r w:rsidR="00B86CC9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>Amtsblatt für Schleswig-Holstein wechseln.</w:t>
      </w:r>
    </w:p>
    <w:p w14:paraId="45CC660E" w14:textId="77777777" w:rsidR="00561950" w:rsidRPr="001A2118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Navigation auf Startseite</w:t>
      </w:r>
    </w:p>
    <w:p w14:paraId="4D740412" w14:textId="3C7075C8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Hier finden Sie z</w:t>
      </w:r>
      <w:r w:rsidRPr="001A2118">
        <w:rPr>
          <w:rFonts w:cstheme="minorHAnsi"/>
          <w:sz w:val="24"/>
          <w:szCs w:val="24"/>
          <w:shd w:val="clear" w:color="auto" w:fill="FFFFFF"/>
        </w:rPr>
        <w:t>wei Boxen</w:t>
      </w:r>
      <w:r>
        <w:rPr>
          <w:rFonts w:cstheme="minorHAnsi"/>
          <w:sz w:val="24"/>
          <w:szCs w:val="24"/>
          <w:shd w:val="clear" w:color="auto" w:fill="FFFFFF"/>
        </w:rPr>
        <w:t xml:space="preserve">. Die </w:t>
      </w:r>
      <w:r w:rsidR="00B86CC9">
        <w:rPr>
          <w:rFonts w:cstheme="minorHAnsi"/>
          <w:sz w:val="24"/>
          <w:szCs w:val="24"/>
          <w:shd w:val="clear" w:color="auto" w:fill="FFFFFF"/>
        </w:rPr>
        <w:t xml:space="preserve">linke </w:t>
      </w:r>
      <w:r>
        <w:rPr>
          <w:rFonts w:cstheme="minorHAnsi"/>
          <w:sz w:val="24"/>
          <w:szCs w:val="24"/>
          <w:shd w:val="clear" w:color="auto" w:fill="FFFFFF"/>
        </w:rPr>
        <w:t xml:space="preserve">Box leitet Sie auf das Gesetz- und Verordnungsblatt für Schleswig-Holstein, die </w:t>
      </w:r>
      <w:r w:rsidR="00B86CC9">
        <w:rPr>
          <w:rFonts w:cstheme="minorHAnsi"/>
          <w:sz w:val="24"/>
          <w:szCs w:val="24"/>
          <w:shd w:val="clear" w:color="auto" w:fill="FFFFFF"/>
        </w:rPr>
        <w:t>recht</w:t>
      </w:r>
      <w:r w:rsidR="00A8790C">
        <w:rPr>
          <w:rFonts w:cstheme="minorHAnsi"/>
          <w:sz w:val="24"/>
          <w:szCs w:val="24"/>
          <w:shd w:val="clear" w:color="auto" w:fill="FFFFFF"/>
        </w:rPr>
        <w:t>e</w:t>
      </w:r>
      <w:r w:rsidR="00B86CC9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>leitet Sie zum Amtsblatt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für Schleswig-Holstein. In den Boxen finden Sie jeweils eine Erklärung </w:t>
      </w:r>
      <w:r w:rsidR="00EC5824">
        <w:rPr>
          <w:rFonts w:cstheme="minorHAnsi"/>
          <w:sz w:val="24"/>
          <w:szCs w:val="24"/>
          <w:shd w:val="clear" w:color="auto" w:fill="FFFFFF"/>
        </w:rPr>
        <w:t>zum Verkündungsblatt.</w:t>
      </w:r>
      <w:r>
        <w:rPr>
          <w:rFonts w:cstheme="minorHAnsi"/>
          <w:sz w:val="24"/>
          <w:szCs w:val="24"/>
          <w:shd w:val="clear" w:color="auto" w:fill="FFFFFF"/>
        </w:rPr>
        <w:t>)</w:t>
      </w:r>
    </w:p>
    <w:p w14:paraId="76CD1056" w14:textId="77777777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Unter Allgemeine Informationen finden Sie:</w:t>
      </w:r>
    </w:p>
    <w:p w14:paraId="33F89F5D" w14:textId="5E78EB77" w:rsidR="00561950" w:rsidRDefault="00561950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977FBD">
        <w:rPr>
          <w:rFonts w:cstheme="minorHAnsi"/>
          <w:sz w:val="24"/>
          <w:szCs w:val="24"/>
          <w:shd w:val="clear" w:color="auto" w:fill="FFFFFF"/>
        </w:rPr>
        <w:t>Link zu</w:t>
      </w:r>
      <w:r w:rsidR="00EC5824">
        <w:rPr>
          <w:rFonts w:cstheme="minorHAnsi"/>
          <w:sz w:val="24"/>
          <w:szCs w:val="24"/>
          <w:shd w:val="clear" w:color="auto" w:fill="FFFFFF"/>
        </w:rPr>
        <w:t>m Bürgerservice Schleswig-Holstein. Dort stellt das Land Schleswig-Holstein in Zusammenarbeit mit der</w:t>
      </w:r>
      <w:r w:rsidRPr="00977FBD">
        <w:rPr>
          <w:rFonts w:cstheme="minorHAnsi"/>
          <w:sz w:val="24"/>
          <w:szCs w:val="24"/>
          <w:shd w:val="clear" w:color="auto" w:fill="FFFFFF"/>
        </w:rPr>
        <w:t xml:space="preserve"> </w:t>
      </w:r>
      <w:proofErr w:type="spellStart"/>
      <w:r w:rsidR="00EC5824">
        <w:rPr>
          <w:rFonts w:cstheme="minorHAnsi"/>
          <w:sz w:val="24"/>
          <w:szCs w:val="24"/>
          <w:shd w:val="clear" w:color="auto" w:fill="FFFFFF"/>
        </w:rPr>
        <w:t>j</w:t>
      </w:r>
      <w:r w:rsidRPr="00977FBD">
        <w:rPr>
          <w:rFonts w:cstheme="minorHAnsi"/>
          <w:sz w:val="24"/>
          <w:szCs w:val="24"/>
          <w:shd w:val="clear" w:color="auto" w:fill="FFFFFF"/>
        </w:rPr>
        <w:t>uris</w:t>
      </w:r>
      <w:proofErr w:type="spellEnd"/>
      <w:r w:rsidR="00EC5824">
        <w:rPr>
          <w:rFonts w:cstheme="minorHAnsi"/>
          <w:sz w:val="24"/>
          <w:szCs w:val="24"/>
          <w:shd w:val="clear" w:color="auto" w:fill="FFFFFF"/>
        </w:rPr>
        <w:t xml:space="preserve"> GmbH</w:t>
      </w:r>
      <w:r w:rsidRPr="00977FBD">
        <w:rPr>
          <w:rFonts w:cstheme="minorHAnsi"/>
          <w:sz w:val="24"/>
          <w:szCs w:val="24"/>
          <w:shd w:val="clear" w:color="auto" w:fill="FFFFFF"/>
        </w:rPr>
        <w:t xml:space="preserve"> konsolidierte Fassungen</w:t>
      </w:r>
      <w:r w:rsidR="00EC5824">
        <w:rPr>
          <w:rFonts w:cstheme="minorHAnsi"/>
          <w:sz w:val="24"/>
          <w:szCs w:val="24"/>
          <w:shd w:val="clear" w:color="auto" w:fill="FFFFFF"/>
        </w:rPr>
        <w:t xml:space="preserve"> bereit.</w:t>
      </w:r>
    </w:p>
    <w:p w14:paraId="640690D1" w14:textId="4DF733AC" w:rsidR="00561950" w:rsidRPr="00977FBD" w:rsidRDefault="00A8790C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d</w:t>
      </w:r>
      <w:r w:rsidR="00561950">
        <w:rPr>
          <w:rFonts w:cstheme="minorHAnsi"/>
          <w:sz w:val="24"/>
          <w:szCs w:val="24"/>
          <w:shd w:val="clear" w:color="auto" w:fill="FFFFFF"/>
        </w:rPr>
        <w:t>ie Möglichkeit</w:t>
      </w:r>
      <w:r w:rsidR="00107776">
        <w:rPr>
          <w:rFonts w:cstheme="minorHAnsi"/>
          <w:sz w:val="24"/>
          <w:szCs w:val="24"/>
          <w:shd w:val="clear" w:color="auto" w:fill="FFFFFF"/>
        </w:rPr>
        <w:t>,</w:t>
      </w:r>
      <w:r w:rsidR="00561950">
        <w:rPr>
          <w:rFonts w:cstheme="minorHAnsi"/>
          <w:sz w:val="24"/>
          <w:szCs w:val="24"/>
          <w:shd w:val="clear" w:color="auto" w:fill="FFFFFF"/>
        </w:rPr>
        <w:t xml:space="preserve"> sich für den </w:t>
      </w:r>
      <w:r w:rsidR="00561950" w:rsidRPr="00977FBD">
        <w:rPr>
          <w:rFonts w:cstheme="minorHAnsi"/>
          <w:sz w:val="24"/>
          <w:szCs w:val="24"/>
          <w:shd w:val="clear" w:color="auto" w:fill="FFFFFF"/>
        </w:rPr>
        <w:t>Newsletter</w:t>
      </w:r>
      <w:r w:rsidR="00561950">
        <w:rPr>
          <w:rFonts w:cstheme="minorHAnsi"/>
          <w:sz w:val="24"/>
          <w:szCs w:val="24"/>
          <w:shd w:val="clear" w:color="auto" w:fill="FFFFFF"/>
        </w:rPr>
        <w:t xml:space="preserve"> anzumelden</w:t>
      </w:r>
    </w:p>
    <w:p w14:paraId="6AEEA08D" w14:textId="685A15DC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Häufig gestellte Fragen</w:t>
      </w:r>
      <w:r>
        <w:rPr>
          <w:rFonts w:cstheme="minorHAnsi"/>
          <w:sz w:val="24"/>
          <w:szCs w:val="24"/>
          <w:shd w:val="clear" w:color="auto" w:fill="FFFFFF"/>
        </w:rPr>
        <w:t xml:space="preserve">: Fragen rund um </w:t>
      </w:r>
      <w:r w:rsidR="00107776">
        <w:rPr>
          <w:rFonts w:cstheme="minorHAnsi"/>
          <w:sz w:val="24"/>
          <w:szCs w:val="24"/>
          <w:shd w:val="clear" w:color="auto" w:fill="FFFFFF"/>
        </w:rPr>
        <w:t xml:space="preserve">die </w:t>
      </w:r>
      <w:r>
        <w:rPr>
          <w:rFonts w:cstheme="minorHAnsi"/>
          <w:sz w:val="24"/>
          <w:szCs w:val="24"/>
          <w:shd w:val="clear" w:color="auto" w:fill="FFFFFF"/>
        </w:rPr>
        <w:t>Them</w:t>
      </w:r>
      <w:r w:rsidR="00107776">
        <w:rPr>
          <w:rFonts w:cstheme="minorHAnsi"/>
          <w:sz w:val="24"/>
          <w:szCs w:val="24"/>
          <w:shd w:val="clear" w:color="auto" w:fill="FFFFFF"/>
        </w:rPr>
        <w:t>en</w:t>
      </w:r>
      <w:r>
        <w:rPr>
          <w:rFonts w:cstheme="minorHAnsi"/>
          <w:sz w:val="24"/>
          <w:szCs w:val="24"/>
          <w:shd w:val="clear" w:color="auto" w:fill="FFFFFF"/>
        </w:rPr>
        <w:t xml:space="preserve"> Verkündung</w:t>
      </w:r>
      <w:r w:rsidR="00107776">
        <w:rPr>
          <w:rFonts w:cstheme="minorHAnsi"/>
          <w:sz w:val="24"/>
          <w:szCs w:val="24"/>
          <w:shd w:val="clear" w:color="auto" w:fill="FFFFFF"/>
        </w:rPr>
        <w:t>sportal, Verkündungen und Veröffentlichungen</w:t>
      </w:r>
    </w:p>
    <w:p w14:paraId="5F924060" w14:textId="77777777" w:rsidR="00561950" w:rsidRPr="001A2118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Weitere Navigation</w:t>
      </w:r>
    </w:p>
    <w:p w14:paraId="08BC8629" w14:textId="77777777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Oben: Leichte Sprache oder Gebärdensprache auswählen</w:t>
      </w:r>
    </w:p>
    <w:p w14:paraId="437379DB" w14:textId="630595FA" w:rsidR="00561950" w:rsidRPr="007179A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Unten: Möglichkeit zum Kontakt,</w:t>
      </w:r>
      <w:r w:rsidR="00107776">
        <w:rPr>
          <w:rFonts w:cstheme="minorHAnsi"/>
          <w:sz w:val="24"/>
          <w:szCs w:val="24"/>
          <w:shd w:val="clear" w:color="auto" w:fill="FFFFFF"/>
        </w:rPr>
        <w:t xml:space="preserve"> Impressum, Datenschutz,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 Inhaltsverzeichnis</w:t>
      </w:r>
      <w:r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(Sitemap) und </w:t>
      </w:r>
      <w:r w:rsidR="00107776">
        <w:rPr>
          <w:rFonts w:cstheme="minorHAnsi"/>
          <w:sz w:val="24"/>
          <w:szCs w:val="24"/>
          <w:shd w:val="clear" w:color="auto" w:fill="FFFFFF"/>
        </w:rPr>
        <w:t>Barrierefreiheit</w:t>
      </w:r>
      <w:r w:rsidR="00107776" w:rsidRPr="001A2118">
        <w:rPr>
          <w:rFonts w:cstheme="minorHAnsi"/>
          <w:sz w:val="24"/>
          <w:szCs w:val="24"/>
          <w:shd w:val="clear" w:color="auto" w:fill="FFFFFF"/>
        </w:rPr>
        <w:t xml:space="preserve"> </w:t>
      </w:r>
    </w:p>
    <w:p w14:paraId="4016B1C8" w14:textId="77777777" w:rsidR="00561950" w:rsidRPr="00977FBD" w:rsidRDefault="00561950" w:rsidP="00561950">
      <w:p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Teil 2 Amtsblatt</w:t>
      </w:r>
    </w:p>
    <w:p w14:paraId="41AF1CB9" w14:textId="71C99213" w:rsidR="00561950" w:rsidRPr="001A2118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Hauptnavigation über Reiter auf Amtsblatt-Seite</w:t>
      </w:r>
    </w:p>
    <w:p w14:paraId="75EDC197" w14:textId="618359D8" w:rsidR="00561950" w:rsidRPr="00E16A34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Menüpunkt Veröffentlichung</w:t>
      </w:r>
      <w:r w:rsidR="00107776">
        <w:rPr>
          <w:rFonts w:cstheme="minorHAnsi"/>
          <w:sz w:val="24"/>
          <w:szCs w:val="24"/>
          <w:shd w:val="clear" w:color="auto" w:fill="FFFFFF"/>
        </w:rPr>
        <w:t>en</w:t>
      </w:r>
    </w:p>
    <w:p w14:paraId="3D28BCA2" w14:textId="77777777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>Menüpunkt Abkürzungsverzeichnis</w:t>
      </w:r>
    </w:p>
    <w:p w14:paraId="5ED97994" w14:textId="77777777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1A2118">
        <w:rPr>
          <w:rFonts w:cstheme="minorHAnsi"/>
          <w:sz w:val="24"/>
          <w:szCs w:val="24"/>
          <w:shd w:val="clear" w:color="auto" w:fill="FFFFFF"/>
        </w:rPr>
        <w:t xml:space="preserve">Menüpunkt </w:t>
      </w:r>
      <w:r>
        <w:rPr>
          <w:rFonts w:cstheme="minorHAnsi"/>
          <w:sz w:val="24"/>
          <w:szCs w:val="24"/>
          <w:shd w:val="clear" w:color="auto" w:fill="FFFFFF"/>
        </w:rPr>
        <w:t>Archiv</w:t>
      </w:r>
    </w:p>
    <w:p w14:paraId="5819FDBA" w14:textId="77777777" w:rsidR="00561950" w:rsidRPr="007179A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 xml:space="preserve">Menüpunkt </w:t>
      </w:r>
      <w:r>
        <w:rPr>
          <w:rFonts w:cstheme="minorHAnsi"/>
          <w:sz w:val="24"/>
          <w:szCs w:val="24"/>
          <w:shd w:val="clear" w:color="auto" w:fill="FFFFFF"/>
        </w:rPr>
        <w:t>Service</w:t>
      </w:r>
    </w:p>
    <w:p w14:paraId="7827B60A" w14:textId="77777777" w:rsidR="00561950" w:rsidRPr="007179A8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 xml:space="preserve">Die Startseite Amtsblatt </w:t>
      </w:r>
    </w:p>
    <w:p w14:paraId="267F85EF" w14:textId="77777777" w:rsidR="00561950" w:rsidRPr="007179A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>Erklärung was das Amtsblatt ist</w:t>
      </w:r>
    </w:p>
    <w:p w14:paraId="0541F5AC" w14:textId="77777777" w:rsidR="00561950" w:rsidRPr="007179A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>Darunter: neueste Veröffentlichungen</w:t>
      </w:r>
    </w:p>
    <w:p w14:paraId="4E7A84C6" w14:textId="352D4228" w:rsidR="00561950" w:rsidRDefault="00561950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 xml:space="preserve">Hier </w:t>
      </w:r>
      <w:r w:rsidR="00B86CC9">
        <w:rPr>
          <w:rFonts w:cstheme="minorHAnsi"/>
          <w:sz w:val="24"/>
          <w:szCs w:val="24"/>
          <w:shd w:val="clear" w:color="auto" w:fill="FFFFFF"/>
        </w:rPr>
        <w:t xml:space="preserve">werden Verlinkungen zu den </w:t>
      </w:r>
      <w:r w:rsidRPr="007179A8">
        <w:rPr>
          <w:rFonts w:cstheme="minorHAnsi"/>
          <w:sz w:val="24"/>
          <w:szCs w:val="24"/>
          <w:shd w:val="clear" w:color="auto" w:fill="FFFFFF"/>
        </w:rPr>
        <w:t xml:space="preserve">neuesten </w:t>
      </w:r>
      <w:r w:rsidR="00107776">
        <w:rPr>
          <w:rFonts w:cstheme="minorHAnsi"/>
          <w:sz w:val="24"/>
          <w:szCs w:val="24"/>
          <w:shd w:val="clear" w:color="auto" w:fill="FFFFFF"/>
        </w:rPr>
        <w:t>Veröffentlichungen</w:t>
      </w:r>
      <w:r w:rsidR="00107776" w:rsidRPr="007179A8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B86CC9">
        <w:rPr>
          <w:rFonts w:cstheme="minorHAnsi"/>
          <w:sz w:val="24"/>
          <w:szCs w:val="24"/>
          <w:shd w:val="clear" w:color="auto" w:fill="FFFFFF"/>
        </w:rPr>
        <w:t>angezeigt</w:t>
      </w:r>
      <w:r w:rsidRPr="007179A8">
        <w:rPr>
          <w:rFonts w:cstheme="minorHAnsi"/>
          <w:sz w:val="24"/>
          <w:szCs w:val="24"/>
          <w:shd w:val="clear" w:color="auto" w:fill="FFFFFF"/>
        </w:rPr>
        <w:t>.</w:t>
      </w:r>
    </w:p>
    <w:p w14:paraId="4D449019" w14:textId="244FD239" w:rsidR="00561950" w:rsidRDefault="00561950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 xml:space="preserve"> „Alle Bekanntmachungen</w:t>
      </w:r>
      <w:r w:rsidRPr="001A2118">
        <w:rPr>
          <w:rFonts w:cstheme="minorHAnsi"/>
          <w:sz w:val="24"/>
          <w:szCs w:val="24"/>
          <w:shd w:val="clear" w:color="auto" w:fill="FFFFFF"/>
        </w:rPr>
        <w:t>“ führt zur Rechercheseite</w:t>
      </w:r>
      <w:r>
        <w:rPr>
          <w:rFonts w:cstheme="minorHAnsi"/>
          <w:sz w:val="24"/>
          <w:szCs w:val="24"/>
          <w:shd w:val="clear" w:color="auto" w:fill="FFFFFF"/>
        </w:rPr>
        <w:t xml:space="preserve"> (Menüpunkt Veröffentlichung</w:t>
      </w:r>
      <w:r w:rsidR="00107776">
        <w:rPr>
          <w:rFonts w:cstheme="minorHAnsi"/>
          <w:sz w:val="24"/>
          <w:szCs w:val="24"/>
          <w:shd w:val="clear" w:color="auto" w:fill="FFFFFF"/>
        </w:rPr>
        <w:t>en</w:t>
      </w:r>
      <w:r>
        <w:rPr>
          <w:rFonts w:cstheme="minorHAnsi"/>
          <w:sz w:val="24"/>
          <w:szCs w:val="24"/>
          <w:shd w:val="clear" w:color="auto" w:fill="FFFFFF"/>
        </w:rPr>
        <w:t>)</w:t>
      </w:r>
    </w:p>
    <w:p w14:paraId="5A58E5B3" w14:textId="77777777" w:rsidR="00561950" w:rsidRPr="001A2118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Wie auf Startseite: Allgemeine Informationen: </w:t>
      </w:r>
      <w:r w:rsidRPr="001A2118">
        <w:rPr>
          <w:rFonts w:cstheme="minorHAnsi"/>
          <w:sz w:val="24"/>
          <w:szCs w:val="24"/>
          <w:shd w:val="clear" w:color="auto" w:fill="FFFFFF"/>
        </w:rPr>
        <w:t>Juris und Newsletter</w:t>
      </w:r>
    </w:p>
    <w:p w14:paraId="1F70DCF8" w14:textId="25409872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Häufig gestellte Fragen:</w:t>
      </w:r>
      <w:r w:rsidRPr="001A2118">
        <w:rPr>
          <w:rFonts w:cstheme="minorHAnsi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sz w:val="24"/>
          <w:szCs w:val="24"/>
          <w:shd w:val="clear" w:color="auto" w:fill="FFFFFF"/>
        </w:rPr>
        <w:t xml:space="preserve">Fragen rund um das Thema </w:t>
      </w:r>
      <w:r w:rsidRPr="001A2118">
        <w:rPr>
          <w:rFonts w:cstheme="minorHAnsi"/>
          <w:sz w:val="24"/>
          <w:szCs w:val="24"/>
          <w:shd w:val="clear" w:color="auto" w:fill="FFFFFF"/>
        </w:rPr>
        <w:t>Amtsblatt</w:t>
      </w:r>
      <w:r w:rsidR="0028177B">
        <w:rPr>
          <w:rFonts w:cstheme="minorHAnsi"/>
          <w:sz w:val="24"/>
          <w:szCs w:val="24"/>
          <w:shd w:val="clear" w:color="auto" w:fill="FFFFFF"/>
        </w:rPr>
        <w:t>, Veröffentlichungen und Bekanntmachungen</w:t>
      </w:r>
    </w:p>
    <w:p w14:paraId="47D9E0DF" w14:textId="77777777" w:rsidR="00561950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Menüpunkt Veröffentlichungen:</w:t>
      </w:r>
    </w:p>
    <w:p w14:paraId="0C94AF7E" w14:textId="1BBD4337" w:rsidR="00561950" w:rsidRPr="007179A8" w:rsidRDefault="00561950" w:rsidP="00561950">
      <w:pPr>
        <w:pStyle w:val="Listenabsatz"/>
        <w:numPr>
          <w:ilvl w:val="1"/>
          <w:numId w:val="3"/>
        </w:numPr>
        <w:shd w:val="clear" w:color="auto" w:fill="FFFFFF"/>
        <w:spacing w:after="600"/>
        <w:rPr>
          <w:rFonts w:cstheme="minorHAnsi"/>
          <w:sz w:val="24"/>
          <w:szCs w:val="24"/>
          <w:shd w:val="clear" w:color="auto" w:fill="FFFFFF"/>
        </w:rPr>
      </w:pPr>
      <w:r w:rsidRPr="007179A8">
        <w:rPr>
          <w:rFonts w:cstheme="minorHAnsi"/>
          <w:sz w:val="24"/>
          <w:szCs w:val="24"/>
          <w:shd w:val="clear" w:color="auto" w:fill="FFFFFF"/>
        </w:rPr>
        <w:t xml:space="preserve">Hier können Sie die </w:t>
      </w:r>
      <w:r w:rsidR="0028177B">
        <w:rPr>
          <w:rFonts w:cstheme="minorHAnsi"/>
          <w:sz w:val="24"/>
          <w:szCs w:val="24"/>
          <w:shd w:val="clear" w:color="auto" w:fill="FFFFFF"/>
        </w:rPr>
        <w:t>Veröffentlichungen</w:t>
      </w:r>
      <w:r w:rsidR="0028177B" w:rsidRPr="007179A8">
        <w:rPr>
          <w:rFonts w:cstheme="minorHAnsi"/>
          <w:sz w:val="24"/>
          <w:szCs w:val="24"/>
          <w:shd w:val="clear" w:color="auto" w:fill="FFFFFF"/>
        </w:rPr>
        <w:t xml:space="preserve"> </w:t>
      </w:r>
      <w:r w:rsidRPr="007179A8">
        <w:rPr>
          <w:rFonts w:cstheme="minorHAnsi"/>
          <w:sz w:val="24"/>
          <w:szCs w:val="24"/>
          <w:shd w:val="clear" w:color="auto" w:fill="FFFFFF"/>
        </w:rPr>
        <w:t xml:space="preserve">und Bekanntmachungen </w:t>
      </w:r>
      <w:r>
        <w:rPr>
          <w:rFonts w:cstheme="minorHAnsi"/>
          <w:sz w:val="24"/>
          <w:szCs w:val="24"/>
          <w:shd w:val="clear" w:color="auto" w:fill="FFFFFF"/>
        </w:rPr>
        <w:t>ab dem 1.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Oktober </w:t>
      </w:r>
      <w:r>
        <w:rPr>
          <w:rFonts w:cstheme="minorHAnsi"/>
          <w:sz w:val="24"/>
          <w:szCs w:val="24"/>
          <w:shd w:val="clear" w:color="auto" w:fill="FFFFFF"/>
        </w:rPr>
        <w:t xml:space="preserve">2024 </w:t>
      </w:r>
      <w:r w:rsidR="0028177B">
        <w:rPr>
          <w:rFonts w:cstheme="minorHAnsi"/>
          <w:sz w:val="24"/>
          <w:szCs w:val="24"/>
          <w:shd w:val="clear" w:color="auto" w:fill="FFFFFF"/>
        </w:rPr>
        <w:t>suchen</w:t>
      </w:r>
      <w:r w:rsidRPr="007179A8">
        <w:rPr>
          <w:rFonts w:cstheme="minorHAnsi"/>
          <w:sz w:val="24"/>
          <w:szCs w:val="24"/>
          <w:shd w:val="clear" w:color="auto" w:fill="FFFFFF"/>
        </w:rPr>
        <w:t>.</w:t>
      </w:r>
    </w:p>
    <w:p w14:paraId="3F1D3E81" w14:textId="46C8665A" w:rsidR="00561950" w:rsidRDefault="0028177B" w:rsidP="00561950">
      <w:pPr>
        <w:pStyle w:val="Listenabsatz"/>
        <w:numPr>
          <w:ilvl w:val="1"/>
          <w:numId w:val="3"/>
        </w:numPr>
        <w:shd w:val="clear" w:color="auto" w:fill="FFFFFF"/>
        <w:spacing w:after="600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lastRenderedPageBreak/>
        <w:t>Es gibt</w:t>
      </w:r>
      <w:r w:rsidR="00561950" w:rsidRPr="007179A8">
        <w:rPr>
          <w:rFonts w:cstheme="minorHAnsi"/>
          <w:sz w:val="24"/>
          <w:szCs w:val="24"/>
          <w:shd w:val="clear" w:color="auto" w:fill="FFFFFF"/>
        </w:rPr>
        <w:t xml:space="preserve"> die </w:t>
      </w:r>
      <w:r w:rsidR="00561950">
        <w:rPr>
          <w:rFonts w:cstheme="minorHAnsi"/>
          <w:sz w:val="24"/>
          <w:szCs w:val="24"/>
          <w:shd w:val="clear" w:color="auto" w:fill="FFFFFF"/>
        </w:rPr>
        <w:t xml:space="preserve">Möglichkeit zur einfachen Recherche nach Veröffentlichungstyp, Escheinungsjahr und Sachgebiet. Über „Weitere Filter“ kommt man zur </w:t>
      </w:r>
      <w:r>
        <w:rPr>
          <w:rFonts w:cstheme="minorHAnsi"/>
          <w:sz w:val="24"/>
          <w:szCs w:val="24"/>
          <w:shd w:val="clear" w:color="auto" w:fill="FFFFFF"/>
        </w:rPr>
        <w:t xml:space="preserve">einer </w:t>
      </w:r>
      <w:r w:rsidR="00561950">
        <w:rPr>
          <w:rFonts w:cstheme="minorHAnsi"/>
          <w:sz w:val="24"/>
          <w:szCs w:val="24"/>
          <w:shd w:val="clear" w:color="auto" w:fill="FFFFFF"/>
        </w:rPr>
        <w:t>erweiterten Suche.</w:t>
      </w:r>
    </w:p>
    <w:p w14:paraId="5FF3AA83" w14:textId="7E9DDC1C" w:rsidR="00561950" w:rsidRPr="007179A8" w:rsidRDefault="00561950" w:rsidP="00561950">
      <w:pPr>
        <w:pStyle w:val="Listenabsatz"/>
        <w:numPr>
          <w:ilvl w:val="1"/>
          <w:numId w:val="3"/>
        </w:numPr>
        <w:shd w:val="clear" w:color="auto" w:fill="FFFFFF"/>
        <w:spacing w:after="600"/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Darunter werden die </w:t>
      </w:r>
      <w:r w:rsidR="0028177B">
        <w:rPr>
          <w:rFonts w:cstheme="minorHAnsi"/>
          <w:sz w:val="24"/>
          <w:szCs w:val="24"/>
          <w:shd w:val="clear" w:color="auto" w:fill="FFFFFF"/>
        </w:rPr>
        <w:t>Sucher</w:t>
      </w:r>
      <w:r>
        <w:rPr>
          <w:rFonts w:cstheme="minorHAnsi"/>
          <w:sz w:val="24"/>
          <w:szCs w:val="24"/>
          <w:shd w:val="clear" w:color="auto" w:fill="FFFFFF"/>
        </w:rPr>
        <w:t>gebnisse angezeigt.</w:t>
      </w:r>
      <w:r w:rsidR="0028177B">
        <w:rPr>
          <w:rFonts w:cstheme="minorHAnsi"/>
          <w:sz w:val="24"/>
          <w:szCs w:val="24"/>
          <w:shd w:val="clear" w:color="auto" w:fill="FFFFFF"/>
        </w:rPr>
        <w:t xml:space="preserve"> Die Anzahl lässt sich über 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das </w:t>
      </w:r>
      <w:r w:rsidR="0028177B">
        <w:rPr>
          <w:rFonts w:cstheme="minorHAnsi"/>
          <w:sz w:val="24"/>
          <w:szCs w:val="24"/>
          <w:shd w:val="clear" w:color="auto" w:fill="FFFFFF"/>
        </w:rPr>
        <w:t>Feld „Zeige“ auswählen. Mit Klick auf eine Überschrift in den angezeigten Ergebnissen gelangt man zum Dokument.</w:t>
      </w:r>
    </w:p>
    <w:p w14:paraId="21E140A7" w14:textId="77777777" w:rsidR="00561950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Menüpunkt Abkürzungsverzeichnis:</w:t>
      </w:r>
    </w:p>
    <w:p w14:paraId="597A1112" w14:textId="4E4A71AF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Hier werden Abkürzungen 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im </w:t>
      </w:r>
      <w:r>
        <w:rPr>
          <w:rFonts w:cstheme="minorHAnsi"/>
          <w:sz w:val="24"/>
          <w:szCs w:val="24"/>
          <w:shd w:val="clear" w:color="auto" w:fill="FFFFFF"/>
        </w:rPr>
        <w:t>Amtsblatt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 für Schleswig-Holstein</w:t>
      </w:r>
      <w:r>
        <w:rPr>
          <w:rFonts w:cstheme="minorHAnsi"/>
          <w:sz w:val="24"/>
          <w:szCs w:val="24"/>
          <w:shd w:val="clear" w:color="auto" w:fill="FFFFFF"/>
        </w:rPr>
        <w:t xml:space="preserve"> erklärt</w:t>
      </w:r>
    </w:p>
    <w:p w14:paraId="3AEDC78A" w14:textId="77777777" w:rsidR="00561950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Menüpunkt Archiv:</w:t>
      </w:r>
    </w:p>
    <w:p w14:paraId="4F0CD778" w14:textId="2526267D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Hier finden Sie </w:t>
      </w:r>
      <w:commentRangeStart w:id="2"/>
      <w:r w:rsidR="001F0E9D">
        <w:rPr>
          <w:rFonts w:cstheme="minorHAnsi"/>
          <w:sz w:val="24"/>
          <w:szCs w:val="24"/>
          <w:shd w:val="clear" w:color="auto" w:fill="FFFFFF"/>
        </w:rPr>
        <w:t xml:space="preserve">zukünftig </w:t>
      </w:r>
      <w:commentRangeEnd w:id="2"/>
      <w:r w:rsidR="00E67D68">
        <w:rPr>
          <w:rStyle w:val="Kommentarzeichen"/>
        </w:rPr>
        <w:commentReference w:id="2"/>
      </w:r>
      <w:r>
        <w:rPr>
          <w:rFonts w:cstheme="minorHAnsi"/>
          <w:sz w:val="24"/>
          <w:szCs w:val="24"/>
          <w:shd w:val="clear" w:color="auto" w:fill="FFFFFF"/>
        </w:rPr>
        <w:t>alle Ausgaben des Amtsblattes in PDF-Form vor dem 1.</w:t>
      </w:r>
      <w:r w:rsidR="00B75AC9">
        <w:rPr>
          <w:rFonts w:cstheme="minorHAnsi"/>
          <w:sz w:val="24"/>
          <w:szCs w:val="24"/>
          <w:shd w:val="clear" w:color="auto" w:fill="FFFFFF"/>
        </w:rPr>
        <w:t xml:space="preserve"> 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Oktober </w:t>
      </w:r>
      <w:r w:rsidR="00B75AC9">
        <w:rPr>
          <w:rFonts w:cstheme="minorHAnsi"/>
          <w:sz w:val="24"/>
          <w:szCs w:val="24"/>
          <w:shd w:val="clear" w:color="auto" w:fill="FFFFFF"/>
        </w:rPr>
        <w:t>20</w:t>
      </w:r>
      <w:r>
        <w:rPr>
          <w:rFonts w:cstheme="minorHAnsi"/>
          <w:sz w:val="24"/>
          <w:szCs w:val="24"/>
          <w:shd w:val="clear" w:color="auto" w:fill="FFFFFF"/>
        </w:rPr>
        <w:t>24 (Achtung: nicht barrierefrei)</w:t>
      </w:r>
    </w:p>
    <w:p w14:paraId="3AB2E45F" w14:textId="77777777" w:rsidR="00561950" w:rsidRDefault="00561950" w:rsidP="00561950">
      <w:pPr>
        <w:pStyle w:val="Listenabsatz"/>
        <w:numPr>
          <w:ilvl w:val="0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Menüpunkt Service:</w:t>
      </w:r>
    </w:p>
    <w:p w14:paraId="7BEFD8D0" w14:textId="77777777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Erklärung was Sie im Menüpunkt Service finden</w:t>
      </w:r>
    </w:p>
    <w:p w14:paraId="3B5DAEA1" w14:textId="77777777" w:rsidR="00561950" w:rsidRDefault="00B86CC9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Gliederung: Erklärung zum Erlassverzeichnis und Gliederungsnummern. </w:t>
      </w:r>
      <w:r w:rsidR="00561950">
        <w:rPr>
          <w:rFonts w:cstheme="minorHAnsi"/>
          <w:sz w:val="24"/>
          <w:szCs w:val="24"/>
          <w:shd w:val="clear" w:color="auto" w:fill="FFFFFF"/>
        </w:rPr>
        <w:t>Darunter finden Sie zwei PDF:</w:t>
      </w:r>
    </w:p>
    <w:p w14:paraId="14013520" w14:textId="77777777" w:rsidR="00561950" w:rsidRDefault="00561950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Erlassverzeichnis: eine Liste aller gültigen Verwaltungsvorschriften und deren erfolgten Änderungen und</w:t>
      </w:r>
    </w:p>
    <w:p w14:paraId="0D5FCFEA" w14:textId="77777777" w:rsidR="00561950" w:rsidRPr="00977FBD" w:rsidRDefault="00561950" w:rsidP="00561950">
      <w:pPr>
        <w:pStyle w:val="Listenabsatz"/>
        <w:numPr>
          <w:ilvl w:val="2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>Erklärung der Gliederungsnummern: Hier kann die Zugehörigkeit der Veröffentlichungen aufgrund der Gliederungsnummern zu einem Sachgebiet nachgelesen werden</w:t>
      </w:r>
    </w:p>
    <w:p w14:paraId="2FB7FBD5" w14:textId="77777777" w:rsidR="00561950" w:rsidRDefault="00561950" w:rsidP="00561950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>
        <w:rPr>
          <w:rFonts w:cstheme="minorHAnsi"/>
          <w:sz w:val="24"/>
          <w:szCs w:val="24"/>
          <w:shd w:val="clear" w:color="auto" w:fill="FFFFFF"/>
        </w:rPr>
        <w:t xml:space="preserve">Unter Allgemeine Informationen finden sie eine ausführliche Erklärung zur Webseite </w:t>
      </w:r>
      <w:r w:rsidRPr="00F14B2E">
        <w:rPr>
          <w:rFonts w:cstheme="minorHAnsi"/>
          <w:sz w:val="24"/>
          <w:szCs w:val="24"/>
          <w:shd w:val="clear" w:color="auto" w:fill="FFFFFF"/>
        </w:rPr>
        <w:t>www.gesetze-rechtsprechung.sh.juris.de</w:t>
      </w:r>
      <w:r>
        <w:rPr>
          <w:rFonts w:cstheme="minorHAnsi"/>
          <w:sz w:val="24"/>
          <w:szCs w:val="24"/>
          <w:shd w:val="clear" w:color="auto" w:fill="FFFFFF"/>
        </w:rPr>
        <w:t xml:space="preserve"> und umfangreiche Informationen zum </w:t>
      </w:r>
      <w:r w:rsidRPr="00977FBD">
        <w:rPr>
          <w:rFonts w:cstheme="minorHAnsi"/>
          <w:sz w:val="24"/>
          <w:szCs w:val="24"/>
          <w:shd w:val="clear" w:color="auto" w:fill="FFFFFF"/>
        </w:rPr>
        <w:t>Newsletter</w:t>
      </w:r>
    </w:p>
    <w:p w14:paraId="0961F1D5" w14:textId="14A1E80B" w:rsidR="005860AF" w:rsidRDefault="00561950" w:rsidP="005860AF">
      <w:pPr>
        <w:pStyle w:val="Listenabsatz"/>
        <w:numPr>
          <w:ilvl w:val="1"/>
          <w:numId w:val="3"/>
        </w:numPr>
        <w:rPr>
          <w:rFonts w:cstheme="minorHAnsi"/>
          <w:sz w:val="24"/>
          <w:szCs w:val="24"/>
          <w:shd w:val="clear" w:color="auto" w:fill="FFFFFF"/>
        </w:rPr>
      </w:pPr>
      <w:r w:rsidRPr="00FF133C">
        <w:rPr>
          <w:rFonts w:cstheme="minorHAnsi"/>
          <w:sz w:val="24"/>
          <w:szCs w:val="24"/>
          <w:shd w:val="clear" w:color="auto" w:fill="FFFFFF"/>
        </w:rPr>
        <w:t>Wortverzeichnis: Hier werden</w:t>
      </w:r>
      <w:r w:rsidR="00B86CC9">
        <w:rPr>
          <w:rFonts w:cstheme="minorHAnsi"/>
          <w:sz w:val="24"/>
          <w:szCs w:val="24"/>
          <w:shd w:val="clear" w:color="auto" w:fill="FFFFFF"/>
        </w:rPr>
        <w:t xml:space="preserve"> häufig genutzte, fachliche</w:t>
      </w:r>
      <w:r w:rsidRPr="00FF133C">
        <w:rPr>
          <w:rFonts w:cstheme="minorHAnsi"/>
          <w:sz w:val="24"/>
          <w:szCs w:val="24"/>
          <w:shd w:val="clear" w:color="auto" w:fill="FFFFFF"/>
        </w:rPr>
        <w:t xml:space="preserve"> Begriffe </w:t>
      </w:r>
      <w:r w:rsidR="001F0E9D">
        <w:rPr>
          <w:rFonts w:cstheme="minorHAnsi"/>
          <w:sz w:val="24"/>
          <w:szCs w:val="24"/>
          <w:shd w:val="clear" w:color="auto" w:fill="FFFFFF"/>
        </w:rPr>
        <w:t xml:space="preserve">zu Veröffentlichung im Amtsblatt </w:t>
      </w:r>
      <w:r w:rsidRPr="00FF133C">
        <w:rPr>
          <w:rFonts w:cstheme="minorHAnsi"/>
          <w:sz w:val="24"/>
          <w:szCs w:val="24"/>
          <w:shd w:val="clear" w:color="auto" w:fill="FFFFFF"/>
        </w:rPr>
        <w:t>erklärt</w:t>
      </w:r>
    </w:p>
    <w:p w14:paraId="2A47A591" w14:textId="3DBD3AEF" w:rsidR="005860AF" w:rsidRPr="00FE4FA0" w:rsidRDefault="005860AF" w:rsidP="005860AF">
      <w:pPr>
        <w:rPr>
          <w:sz w:val="24"/>
        </w:rPr>
      </w:pPr>
      <w:r w:rsidRPr="00FE4FA0">
        <w:rPr>
          <w:sz w:val="24"/>
        </w:rPr>
        <w:t>T</w:t>
      </w:r>
      <w:r w:rsidR="00EA1AE6">
        <w:rPr>
          <w:sz w:val="24"/>
        </w:rPr>
        <w:t>eil 3</w:t>
      </w:r>
      <w:r w:rsidRPr="00FE4FA0">
        <w:rPr>
          <w:sz w:val="24"/>
        </w:rPr>
        <w:t xml:space="preserve">: </w:t>
      </w:r>
      <w:r>
        <w:rPr>
          <w:sz w:val="24"/>
        </w:rPr>
        <w:t>Anzeige der einzelnen Veröffentlichung (ausgewähltes Suchergebnis)</w:t>
      </w:r>
    </w:p>
    <w:p w14:paraId="19A778B4" w14:textId="77777777" w:rsidR="005860AF" w:rsidRDefault="005860AF" w:rsidP="005860AF">
      <w:pPr>
        <w:pStyle w:val="Listenabsatz"/>
        <w:numPr>
          <w:ilvl w:val="0"/>
          <w:numId w:val="4"/>
        </w:numPr>
        <w:rPr>
          <w:sz w:val="24"/>
        </w:rPr>
      </w:pPr>
      <w:r>
        <w:rPr>
          <w:sz w:val="24"/>
        </w:rPr>
        <w:t>Titel der Veröffentlichung</w:t>
      </w:r>
    </w:p>
    <w:p w14:paraId="48CE60BD" w14:textId="77777777" w:rsidR="005860AF" w:rsidRDefault="005860AF" w:rsidP="005860AF">
      <w:pPr>
        <w:pStyle w:val="Listenabsatz"/>
        <w:numPr>
          <w:ilvl w:val="0"/>
          <w:numId w:val="4"/>
        </w:numPr>
        <w:rPr>
          <w:sz w:val="24"/>
        </w:rPr>
      </w:pPr>
      <w:r>
        <w:rPr>
          <w:sz w:val="24"/>
        </w:rPr>
        <w:t>Eckdaten über die Veröffentlichung (also Typ, Fundstelle, Entscheidungsdatum, Veröffentlichungsdatum, Gliederungsnummer und Sachgebiete)</w:t>
      </w:r>
    </w:p>
    <w:p w14:paraId="30621A36" w14:textId="77777777" w:rsidR="005860AF" w:rsidRDefault="005860AF" w:rsidP="005860AF">
      <w:pPr>
        <w:pStyle w:val="Listenabsatz"/>
        <w:numPr>
          <w:ilvl w:val="0"/>
          <w:numId w:val="4"/>
        </w:numPr>
        <w:rPr>
          <w:sz w:val="24"/>
        </w:rPr>
      </w:pPr>
      <w:r>
        <w:rPr>
          <w:sz w:val="24"/>
        </w:rPr>
        <w:t>Eingebettete PDF mit der Möglichkeit zum Drucken und Teilen</w:t>
      </w:r>
    </w:p>
    <w:p w14:paraId="3E946481" w14:textId="77777777" w:rsidR="005860AF" w:rsidRDefault="005860AF" w:rsidP="005860AF">
      <w:pPr>
        <w:pStyle w:val="Listenabsatz"/>
        <w:numPr>
          <w:ilvl w:val="0"/>
          <w:numId w:val="4"/>
        </w:numPr>
        <w:rPr>
          <w:sz w:val="24"/>
        </w:rPr>
      </w:pPr>
      <w:r w:rsidRPr="00FE4FA0">
        <w:rPr>
          <w:sz w:val="24"/>
        </w:rPr>
        <w:t>D</w:t>
      </w:r>
      <w:r>
        <w:rPr>
          <w:sz w:val="24"/>
        </w:rPr>
        <w:t>ownload-Link für die Veröffentlichung</w:t>
      </w:r>
    </w:p>
    <w:p w14:paraId="5DE08F5D" w14:textId="03AA063D" w:rsidR="005860AF" w:rsidRDefault="005860AF" w:rsidP="005860AF">
      <w:pPr>
        <w:pStyle w:val="Listenabsatz"/>
        <w:numPr>
          <w:ilvl w:val="0"/>
          <w:numId w:val="4"/>
        </w:numPr>
        <w:rPr>
          <w:sz w:val="24"/>
        </w:rPr>
      </w:pPr>
      <w:r>
        <w:rPr>
          <w:sz w:val="24"/>
        </w:rPr>
        <w:t>Kasten links: Link zum Erlassverzeichnisses</w:t>
      </w:r>
    </w:p>
    <w:p w14:paraId="1F681A3C" w14:textId="3016A554" w:rsidR="00052AA4" w:rsidRDefault="005860AF" w:rsidP="00E67D68">
      <w:pPr>
        <w:pStyle w:val="Listenabsatz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Kasten rechts: Link zu </w:t>
      </w:r>
      <w:proofErr w:type="spellStart"/>
      <w:r>
        <w:rPr>
          <w:sz w:val="24"/>
        </w:rPr>
        <w:t>juris</w:t>
      </w:r>
      <w:proofErr w:type="spellEnd"/>
      <w:r>
        <w:rPr>
          <w:sz w:val="24"/>
        </w:rPr>
        <w:t xml:space="preserve"> GmbH</w:t>
      </w:r>
    </w:p>
    <w:p w14:paraId="6FD1561D" w14:textId="1591279F" w:rsidR="00580EA4" w:rsidRDefault="00580EA4" w:rsidP="00580EA4">
      <w:pPr>
        <w:ind w:left="360"/>
        <w:rPr>
          <w:sz w:val="24"/>
        </w:rPr>
      </w:pPr>
    </w:p>
    <w:p w14:paraId="7CA9BC0D" w14:textId="0EADB562" w:rsidR="00580EA4" w:rsidRPr="00580EA4" w:rsidRDefault="00580EA4" w:rsidP="00580EA4">
      <w:pPr>
        <w:rPr>
          <w:b/>
          <w:sz w:val="24"/>
        </w:rPr>
      </w:pPr>
      <w:r w:rsidRPr="00580EA4">
        <w:rPr>
          <w:b/>
          <w:sz w:val="24"/>
        </w:rPr>
        <w:t>Erläuterungen der wesentlichen Inhalte der Erklärung zur Barrierefreiheit</w:t>
      </w:r>
    </w:p>
    <w:p w14:paraId="0613AA0A" w14:textId="3A2243F6" w:rsidR="00580EA4" w:rsidRPr="00B75AC9" w:rsidRDefault="00580EA4" w:rsidP="00580EA4">
      <w:pPr>
        <w:rPr>
          <w:sz w:val="24"/>
          <w:u w:val="single"/>
        </w:rPr>
      </w:pPr>
      <w:r w:rsidRPr="00B75AC9">
        <w:rPr>
          <w:sz w:val="24"/>
          <w:u w:val="single"/>
        </w:rPr>
        <w:t xml:space="preserve">Die Erklärung der Internet-Seite verkuendungsportal.schleswig-holstein.de </w:t>
      </w:r>
    </w:p>
    <w:p w14:paraId="236F170C" w14:textId="347D0EF7" w:rsidR="00580EA4" w:rsidRDefault="00580EA4" w:rsidP="00580EA4">
      <w:pPr>
        <w:rPr>
          <w:sz w:val="24"/>
        </w:rPr>
      </w:pPr>
      <w:r>
        <w:rPr>
          <w:sz w:val="24"/>
        </w:rPr>
        <w:t>In der Erklärung zur Barrieref</w:t>
      </w:r>
      <w:r w:rsidRPr="00580EA4">
        <w:rPr>
          <w:sz w:val="24"/>
        </w:rPr>
        <w:t xml:space="preserve">reiheit </w:t>
      </w:r>
      <w:proofErr w:type="gramStart"/>
      <w:r w:rsidRPr="00580EA4">
        <w:rPr>
          <w:sz w:val="24"/>
        </w:rPr>
        <w:t>steht</w:t>
      </w:r>
      <w:proofErr w:type="gramEnd"/>
      <w:r w:rsidRPr="00580EA4">
        <w:rPr>
          <w:sz w:val="24"/>
        </w:rPr>
        <w:t xml:space="preserve"> wie barrierefrei diese Internet-Seite ist. Unsere Internet-Seite ist noch nicht </w:t>
      </w:r>
      <w:r>
        <w:rPr>
          <w:sz w:val="24"/>
        </w:rPr>
        <w:t>vollständig barrieref</w:t>
      </w:r>
      <w:r w:rsidRPr="00580EA4">
        <w:rPr>
          <w:sz w:val="24"/>
        </w:rPr>
        <w:t>rei. Unsere Internet</w:t>
      </w:r>
      <w:r>
        <w:rPr>
          <w:sz w:val="24"/>
        </w:rPr>
        <w:t>-Seite soll noch besser werden.</w:t>
      </w:r>
    </w:p>
    <w:p w14:paraId="55CE649E" w14:textId="77777777" w:rsidR="00580EA4" w:rsidRPr="00B75AC9" w:rsidRDefault="00580EA4" w:rsidP="00580EA4">
      <w:pPr>
        <w:rPr>
          <w:sz w:val="24"/>
          <w:u w:val="single"/>
        </w:rPr>
      </w:pPr>
      <w:r w:rsidRPr="00B75AC9">
        <w:rPr>
          <w:sz w:val="24"/>
          <w:u w:val="single"/>
        </w:rPr>
        <w:t>Eine Barriere melden</w:t>
      </w:r>
    </w:p>
    <w:p w14:paraId="72A24392" w14:textId="77777777" w:rsidR="00580EA4" w:rsidRDefault="00580EA4" w:rsidP="00580EA4">
      <w:pPr>
        <w:rPr>
          <w:sz w:val="24"/>
        </w:rPr>
      </w:pPr>
      <w:r w:rsidRPr="00580EA4">
        <w:rPr>
          <w:sz w:val="24"/>
        </w:rPr>
        <w:lastRenderedPageBreak/>
        <w:t>Sie können auf dieser Internet-Seite etwas nicht verstehen? Sie können auf dieser Internet-Seite etwas nicht lesen? Sie können diese Internet-Seite schwer bedienen? Sie haben ein Problem mit unserer Internet-S</w:t>
      </w:r>
      <w:r>
        <w:rPr>
          <w:sz w:val="24"/>
        </w:rPr>
        <w:t>eite? Bitte sagen Sie uns das. Wir helfen Ihnen.</w:t>
      </w:r>
    </w:p>
    <w:p w14:paraId="6EAC7FE2" w14:textId="77777777" w:rsidR="00580EA4" w:rsidRPr="00580EA4" w:rsidRDefault="00580EA4" w:rsidP="00580EA4">
      <w:pPr>
        <w:rPr>
          <w:sz w:val="24"/>
          <w:u w:val="single"/>
        </w:rPr>
      </w:pPr>
      <w:r w:rsidRPr="00580EA4">
        <w:rPr>
          <w:sz w:val="24"/>
          <w:u w:val="single"/>
        </w:rPr>
        <w:t>So können Sie uns erreichen</w:t>
      </w:r>
    </w:p>
    <w:p w14:paraId="4337C358" w14:textId="24FBD79C" w:rsidR="00580EA4" w:rsidRPr="00580EA4" w:rsidRDefault="00580EA4" w:rsidP="00580EA4">
      <w:pPr>
        <w:rPr>
          <w:sz w:val="24"/>
        </w:rPr>
      </w:pPr>
      <w:r w:rsidRPr="00580EA4">
        <w:rPr>
          <w:sz w:val="24"/>
        </w:rPr>
        <w:t>Adresse:</w:t>
      </w:r>
    </w:p>
    <w:p w14:paraId="0E4A8167" w14:textId="77777777" w:rsidR="00580EA4" w:rsidRPr="00580EA4" w:rsidRDefault="00580EA4" w:rsidP="00580EA4">
      <w:pPr>
        <w:spacing w:after="0"/>
        <w:rPr>
          <w:sz w:val="24"/>
        </w:rPr>
      </w:pPr>
      <w:r w:rsidRPr="00580EA4">
        <w:rPr>
          <w:sz w:val="24"/>
        </w:rPr>
        <w:t>Ministerium für Inneres, Kommunales, Wohnen und Sport des Landes Schleswig-Holstein</w:t>
      </w:r>
    </w:p>
    <w:p w14:paraId="5B52FCAC" w14:textId="77777777" w:rsidR="00580EA4" w:rsidRPr="00580EA4" w:rsidRDefault="00580EA4" w:rsidP="00580EA4">
      <w:pPr>
        <w:spacing w:after="0"/>
        <w:rPr>
          <w:sz w:val="24"/>
        </w:rPr>
      </w:pPr>
      <w:r w:rsidRPr="00580EA4">
        <w:rPr>
          <w:sz w:val="24"/>
        </w:rPr>
        <w:t>Düsternbrooker Weg 92</w:t>
      </w:r>
    </w:p>
    <w:p w14:paraId="19B42B6D" w14:textId="5E282EC9" w:rsidR="00580EA4" w:rsidRDefault="00580EA4" w:rsidP="00580EA4">
      <w:pPr>
        <w:rPr>
          <w:sz w:val="24"/>
        </w:rPr>
      </w:pPr>
      <w:r w:rsidRPr="00580EA4">
        <w:rPr>
          <w:sz w:val="24"/>
        </w:rPr>
        <w:t>24105 Kiel</w:t>
      </w:r>
    </w:p>
    <w:p w14:paraId="4697CB08" w14:textId="29B09168" w:rsidR="00580EA4" w:rsidRPr="00580EA4" w:rsidRDefault="00580EA4" w:rsidP="00580EA4">
      <w:pPr>
        <w:rPr>
          <w:sz w:val="24"/>
        </w:rPr>
      </w:pPr>
      <w:r>
        <w:rPr>
          <w:sz w:val="24"/>
        </w:rPr>
        <w:t>Oder E-Mail</w:t>
      </w:r>
    </w:p>
    <w:p w14:paraId="32CB90D6" w14:textId="16AE9932" w:rsidR="00580EA4" w:rsidRPr="00580EA4" w:rsidRDefault="00AD15C3" w:rsidP="00580EA4">
      <w:pPr>
        <w:rPr>
          <w:sz w:val="24"/>
        </w:rPr>
      </w:pPr>
      <w:hyperlink r:id="rId11" w:history="1">
        <w:r w:rsidR="00580EA4" w:rsidRPr="00580EA4">
          <w:rPr>
            <w:sz w:val="24"/>
          </w:rPr>
          <w:t>amtsblatt@im.landsh.de</w:t>
        </w:r>
      </w:hyperlink>
    </w:p>
    <w:p w14:paraId="468022EE" w14:textId="77777777" w:rsidR="00580EA4" w:rsidRPr="00580EA4" w:rsidRDefault="00AD15C3" w:rsidP="00580EA4">
      <w:pPr>
        <w:rPr>
          <w:sz w:val="24"/>
        </w:rPr>
      </w:pPr>
      <w:hyperlink r:id="rId12" w:history="1">
        <w:r w:rsidR="00580EA4" w:rsidRPr="00580EA4">
          <w:rPr>
            <w:sz w:val="24"/>
          </w:rPr>
          <w:t>gvobl@im.landsh.de</w:t>
        </w:r>
      </w:hyperlink>
    </w:p>
    <w:p w14:paraId="108D6D52" w14:textId="136FB195" w:rsidR="00580EA4" w:rsidRDefault="00580EA4" w:rsidP="00580EA4">
      <w:pPr>
        <w:rPr>
          <w:sz w:val="24"/>
        </w:rPr>
      </w:pPr>
      <w:r w:rsidRPr="00580EA4">
        <w:rPr>
          <w:sz w:val="24"/>
        </w:rPr>
        <w:t>Sie können auch unser Kontakt-Formular benutzen. Das Kontakt-Formular können Sie am Com</w:t>
      </w:r>
      <w:r>
        <w:rPr>
          <w:sz w:val="24"/>
        </w:rPr>
        <w:t>puter ausfüllen und abschicken.</w:t>
      </w:r>
    </w:p>
    <w:p w14:paraId="43C2391F" w14:textId="77777777" w:rsidR="00580EA4" w:rsidRPr="00580EA4" w:rsidRDefault="00580EA4" w:rsidP="00580EA4">
      <w:pPr>
        <w:rPr>
          <w:sz w:val="24"/>
          <w:u w:val="single"/>
        </w:rPr>
      </w:pPr>
      <w:r w:rsidRPr="00580EA4">
        <w:rPr>
          <w:sz w:val="24"/>
          <w:u w:val="single"/>
        </w:rPr>
        <w:t>So können Sie die Beschwerde-Stelle erreichen</w:t>
      </w:r>
    </w:p>
    <w:p w14:paraId="7D447B09" w14:textId="77777777" w:rsidR="00580EA4" w:rsidRDefault="00580EA4" w:rsidP="00580EA4">
      <w:pPr>
        <w:rPr>
          <w:sz w:val="24"/>
        </w:rPr>
      </w:pPr>
      <w:r w:rsidRPr="00580EA4">
        <w:rPr>
          <w:sz w:val="24"/>
        </w:rPr>
        <w:t>Helfen wir Ihnen nicht? Sie sind mit unserer Antwort nicht zufrieden? Dann können Si</w:t>
      </w:r>
      <w:r>
        <w:rPr>
          <w:sz w:val="24"/>
        </w:rPr>
        <w:t>e die Beschwerde-Stelle fragen.</w:t>
      </w:r>
    </w:p>
    <w:p w14:paraId="391433E3" w14:textId="221E83EB" w:rsidR="00580EA4" w:rsidRDefault="00580EA4" w:rsidP="00580EA4">
      <w:pPr>
        <w:rPr>
          <w:sz w:val="24"/>
        </w:rPr>
      </w:pPr>
      <w:r w:rsidRPr="00580EA4">
        <w:rPr>
          <w:sz w:val="24"/>
        </w:rPr>
        <w:t xml:space="preserve">Beschwerde-Stelle der Landes-Beauftragten für Menschen mit Behinderung </w:t>
      </w:r>
    </w:p>
    <w:p w14:paraId="3C17E550" w14:textId="3EFC6F94" w:rsidR="00580EA4" w:rsidRDefault="00580EA4" w:rsidP="00580EA4">
      <w:pPr>
        <w:rPr>
          <w:sz w:val="24"/>
        </w:rPr>
      </w:pPr>
      <w:r>
        <w:rPr>
          <w:sz w:val="24"/>
        </w:rPr>
        <w:t>Büroanschrift</w:t>
      </w:r>
      <w:r w:rsidR="00B75AC9">
        <w:rPr>
          <w:sz w:val="24"/>
        </w:rPr>
        <w:t>:</w:t>
      </w:r>
    </w:p>
    <w:p w14:paraId="2EA1C9FD" w14:textId="50AA7C24" w:rsidR="00580EA4" w:rsidRPr="00580EA4" w:rsidRDefault="00580EA4" w:rsidP="00580EA4">
      <w:pPr>
        <w:rPr>
          <w:sz w:val="24"/>
        </w:rPr>
      </w:pPr>
      <w:r w:rsidRPr="00580EA4">
        <w:rPr>
          <w:sz w:val="24"/>
        </w:rPr>
        <w:t>Karolinenweg 1</w:t>
      </w:r>
      <w:r w:rsidRPr="00580EA4">
        <w:rPr>
          <w:sz w:val="24"/>
        </w:rPr>
        <w:br/>
        <w:t>24105 Kiel</w:t>
      </w:r>
    </w:p>
    <w:p w14:paraId="0FCEC9E0" w14:textId="7551616C" w:rsidR="00580EA4" w:rsidRPr="00580EA4" w:rsidRDefault="00580EA4" w:rsidP="00580EA4">
      <w:pPr>
        <w:rPr>
          <w:sz w:val="24"/>
        </w:rPr>
      </w:pPr>
      <w:r w:rsidRPr="00580EA4">
        <w:rPr>
          <w:sz w:val="24"/>
        </w:rPr>
        <w:t>Postanschrift</w:t>
      </w:r>
      <w:r w:rsidR="00B75AC9">
        <w:rPr>
          <w:sz w:val="24"/>
        </w:rPr>
        <w:t>:</w:t>
      </w:r>
    </w:p>
    <w:p w14:paraId="0B235D7C" w14:textId="77777777" w:rsidR="00580EA4" w:rsidRPr="00580EA4" w:rsidRDefault="00580EA4" w:rsidP="00580EA4">
      <w:pPr>
        <w:rPr>
          <w:sz w:val="24"/>
        </w:rPr>
      </w:pPr>
      <w:r w:rsidRPr="00580EA4">
        <w:rPr>
          <w:sz w:val="24"/>
        </w:rPr>
        <w:t>Postfach 7121</w:t>
      </w:r>
      <w:r w:rsidRPr="00580EA4">
        <w:rPr>
          <w:sz w:val="24"/>
        </w:rPr>
        <w:br/>
        <w:t>24171 Kiel</w:t>
      </w:r>
    </w:p>
    <w:p w14:paraId="07B7915C" w14:textId="29FD88A2" w:rsidR="00580EA4" w:rsidRPr="00580EA4" w:rsidRDefault="00580EA4" w:rsidP="00580EA4">
      <w:pPr>
        <w:rPr>
          <w:sz w:val="24"/>
        </w:rPr>
      </w:pPr>
      <w:r w:rsidRPr="00580EA4">
        <w:rPr>
          <w:sz w:val="24"/>
        </w:rPr>
        <w:t>Telefon: 0431 988-1620</w:t>
      </w:r>
      <w:r w:rsidRPr="00580EA4">
        <w:rPr>
          <w:sz w:val="24"/>
        </w:rPr>
        <w:br/>
        <w:t>E-Mail: lb@landtag.ltsh.de</w:t>
      </w:r>
    </w:p>
    <w:sectPr w:rsidR="00580EA4" w:rsidRPr="00580E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2" w:author="Franz, Leonore" w:date="2024-07-01T12:00:00Z" w:initials="FL">
    <w:p w14:paraId="18F8297B" w14:textId="3E920938" w:rsidR="00E67D68" w:rsidRDefault="00E67D68">
      <w:pPr>
        <w:pStyle w:val="Kommentartext"/>
      </w:pPr>
      <w:r>
        <w:rPr>
          <w:rStyle w:val="Kommentarzeichen"/>
        </w:rPr>
        <w:annotationRef/>
      </w:r>
      <w:r w:rsidR="00786336">
        <w:rPr>
          <w:rStyle w:val="Kommentarzeichen"/>
        </w:rPr>
        <w:t>Es werden zum Start der Seite noch nicht alle archivierten Blätter hochgeladen sein.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8F8297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8F8297B" w16cid:durableId="263282F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D74F43" w14:textId="77777777" w:rsidR="00F67540" w:rsidRDefault="00F67540">
      <w:pPr>
        <w:spacing w:after="0" w:line="240" w:lineRule="auto"/>
      </w:pPr>
      <w:r>
        <w:separator/>
      </w:r>
    </w:p>
  </w:endnote>
  <w:endnote w:type="continuationSeparator" w:id="0">
    <w:p w14:paraId="00A83C61" w14:textId="77777777" w:rsidR="00F67540" w:rsidRDefault="00F6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D1EB7" w14:textId="77777777" w:rsidR="00F67540" w:rsidRDefault="00F67540">
      <w:pPr>
        <w:spacing w:after="0" w:line="240" w:lineRule="auto"/>
      </w:pPr>
      <w:r>
        <w:separator/>
      </w:r>
    </w:p>
  </w:footnote>
  <w:footnote w:type="continuationSeparator" w:id="0">
    <w:p w14:paraId="7173F141" w14:textId="77777777" w:rsidR="00F67540" w:rsidRDefault="00F6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C5657"/>
    <w:multiLevelType w:val="hybridMultilevel"/>
    <w:tmpl w:val="334A06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0750DC"/>
    <w:multiLevelType w:val="hybridMultilevel"/>
    <w:tmpl w:val="8D428F78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5B67C9C"/>
    <w:multiLevelType w:val="multilevel"/>
    <w:tmpl w:val="81A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4A5617"/>
    <w:multiLevelType w:val="hybridMultilevel"/>
    <w:tmpl w:val="D63A1E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CB2AD8"/>
    <w:multiLevelType w:val="hybridMultilevel"/>
    <w:tmpl w:val="5C6C1F78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510074568">
    <w:abstractNumId w:val="1"/>
  </w:num>
  <w:num w:numId="2" w16cid:durableId="1447383013">
    <w:abstractNumId w:val="4"/>
  </w:num>
  <w:num w:numId="3" w16cid:durableId="1595090774">
    <w:abstractNumId w:val="3"/>
  </w:num>
  <w:num w:numId="4" w16cid:durableId="1467352021">
    <w:abstractNumId w:val="0"/>
  </w:num>
  <w:num w:numId="5" w16cid:durableId="87119120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dre Delor">
    <w15:presenceInfo w15:providerId="AD" w15:userId="S::delor@lebenshilfe-sh.de::f4f9f177-f0f1-4cf3-88cd-e61a9281ebe7"/>
  </w15:person>
  <w15:person w15:author="Franz, Leonore">
    <w15:presenceInfo w15:providerId="AD" w15:userId="S-1-5-21-1715567821-1935655697-1801674531-17092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950"/>
    <w:rsid w:val="00052AA4"/>
    <w:rsid w:val="00107776"/>
    <w:rsid w:val="00172F80"/>
    <w:rsid w:val="001922F6"/>
    <w:rsid w:val="001E602D"/>
    <w:rsid w:val="001F0E9D"/>
    <w:rsid w:val="0028177B"/>
    <w:rsid w:val="003E12B1"/>
    <w:rsid w:val="004B5869"/>
    <w:rsid w:val="00561950"/>
    <w:rsid w:val="00580EA4"/>
    <w:rsid w:val="005860AF"/>
    <w:rsid w:val="006263C9"/>
    <w:rsid w:val="00695D4C"/>
    <w:rsid w:val="00786336"/>
    <w:rsid w:val="00865248"/>
    <w:rsid w:val="00872389"/>
    <w:rsid w:val="00971598"/>
    <w:rsid w:val="00A8790C"/>
    <w:rsid w:val="00AA6E89"/>
    <w:rsid w:val="00AB33B0"/>
    <w:rsid w:val="00AD15C3"/>
    <w:rsid w:val="00AD6376"/>
    <w:rsid w:val="00B75AC9"/>
    <w:rsid w:val="00B86CC9"/>
    <w:rsid w:val="00BB6E8A"/>
    <w:rsid w:val="00C80B6B"/>
    <w:rsid w:val="00E40A47"/>
    <w:rsid w:val="00E67D68"/>
    <w:rsid w:val="00EA1AE6"/>
    <w:rsid w:val="00EC5824"/>
    <w:rsid w:val="00F25214"/>
    <w:rsid w:val="00F67540"/>
    <w:rsid w:val="00FE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0F9CB"/>
  <w15:chartTrackingRefBased/>
  <w15:docId w15:val="{B7333A71-0EDE-4075-8232-5A04C16D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61950"/>
  </w:style>
  <w:style w:type="paragraph" w:styleId="berschrift4">
    <w:name w:val="heading 4"/>
    <w:basedOn w:val="Standard"/>
    <w:link w:val="berschrift4Zchn"/>
    <w:uiPriority w:val="9"/>
    <w:qFormat/>
    <w:rsid w:val="00580EA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61950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619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61950"/>
  </w:style>
  <w:style w:type="paragraph" w:styleId="Fuzeile">
    <w:name w:val="footer"/>
    <w:basedOn w:val="Standard"/>
    <w:link w:val="FuzeileZchn"/>
    <w:uiPriority w:val="99"/>
    <w:unhideWhenUsed/>
    <w:rsid w:val="005619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61950"/>
  </w:style>
  <w:style w:type="character" w:styleId="Kommentarzeichen">
    <w:name w:val="annotation reference"/>
    <w:basedOn w:val="Absatz-Standardschriftart"/>
    <w:uiPriority w:val="99"/>
    <w:semiHidden/>
    <w:unhideWhenUsed/>
    <w:rsid w:val="00B86CC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6CC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6CC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6CC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6CC9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86C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86CC9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80EA4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80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580EA4"/>
    <w:rPr>
      <w:color w:val="0563C1" w:themeColor="hyperlink"/>
      <w:u w:val="single"/>
    </w:rPr>
  </w:style>
  <w:style w:type="paragraph" w:styleId="berarbeitung">
    <w:name w:val="Revision"/>
    <w:hidden/>
    <w:uiPriority w:val="99"/>
    <w:semiHidden/>
    <w:rsid w:val="00FE5C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87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gvobl@im.landsh.d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mtsblatt@im.landsh.d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7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2141006-B6FA-4AEA-A048-77B866C8D52F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C7AF8-1200-4312-8094-83CC7EC05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825</Words>
  <Characters>5700</Characters>
  <Application>Microsoft Office Word</Application>
  <DocSecurity>0</DocSecurity>
  <Lines>219</Lines>
  <Paragraphs>97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..</Company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Franz, Leonore</dc:creator>
  <cp:keywords/>
  <dc:description/>
  <cp:lastModifiedBy>Andre Delor</cp:lastModifiedBy>
  <cp:revision>3</cp:revision>
  <dcterms:created xsi:type="dcterms:W3CDTF">2024-07-05T09:40:00Z</dcterms:created>
  <dcterms:modified xsi:type="dcterms:W3CDTF">2024-07-05T15:22:00Z</dcterms:modified>
</cp:coreProperties>
</file>