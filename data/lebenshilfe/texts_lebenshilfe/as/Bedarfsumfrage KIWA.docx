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4553" w:type="dxa"/>
        <w:tblLayout w:type="fixed"/>
        <w:tblCellMar>
          <w:left w:w="0" w:type="dxa"/>
          <w:right w:w="0" w:type="dxa"/>
        </w:tblCellMar>
        <w:tblLook w:val="04A0" w:firstRow="1" w:lastRow="0" w:firstColumn="1" w:lastColumn="0" w:noHBand="0" w:noVBand="1"/>
      </w:tblPr>
      <w:tblGrid>
        <w:gridCol w:w="14553"/>
      </w:tblGrid>
      <w:tr w:rsidR="00FF1497" w14:paraId="623A190A" w14:textId="77777777">
        <w:tc>
          <w:tcPr>
            <w:tcW w:w="14553" w:type="dxa"/>
            <w:vAlign w:val="center"/>
          </w:tcPr>
          <w:p w14:paraId="2A5D8EC0" w14:textId="77777777" w:rsidR="00FF1497" w:rsidRDefault="00200720">
            <w:pPr>
              <w:widowControl w:val="0"/>
              <w:spacing w:beforeAutospacing="1" w:after="0" w:line="240" w:lineRule="auto"/>
              <w:outlineLvl w:val="0"/>
              <w:rPr>
                <w:rFonts w:ascii="National2" w:eastAsia="Times New Roman" w:hAnsi="National2" w:cs="Times New Roman"/>
                <w:b/>
                <w:bCs/>
                <w:color w:val="008323"/>
                <w:kern w:val="2"/>
                <w:sz w:val="39"/>
                <w:szCs w:val="39"/>
                <w:lang w:eastAsia="de-DE"/>
              </w:rPr>
            </w:pPr>
            <w:r>
              <w:rPr>
                <w:rFonts w:ascii="National2" w:eastAsia="Times New Roman" w:hAnsi="National2" w:cs="Times New Roman"/>
                <w:b/>
                <w:bCs/>
                <w:color w:val="008323"/>
                <w:kern w:val="2"/>
                <w:sz w:val="39"/>
                <w:szCs w:val="39"/>
                <w:lang w:eastAsia="de-DE"/>
              </w:rPr>
              <w:t>Bedarfsumfrage Wohnen mit Behinderung/Assistenzbedarf</w:t>
            </w:r>
          </w:p>
        </w:tc>
      </w:tr>
    </w:tbl>
    <w:p w14:paraId="69DF84CC" w14:textId="77777777" w:rsidR="00FF1497" w:rsidRDefault="00200720">
      <w:pPr>
        <w:shd w:val="clear" w:color="auto" w:fill="FFFFFF"/>
        <w:spacing w:after="0" w:line="240" w:lineRule="auto"/>
        <w:outlineLvl w:val="1"/>
        <w:rPr>
          <w:rFonts w:ascii="National2" w:eastAsia="Times New Roman" w:hAnsi="National2" w:cs="Arial"/>
          <w:color w:val="008323"/>
          <w:sz w:val="36"/>
          <w:szCs w:val="36"/>
          <w:lang w:eastAsia="de-DE"/>
        </w:rPr>
      </w:pPr>
      <w:r>
        <w:rPr>
          <w:rFonts w:ascii="National2" w:eastAsia="Times New Roman" w:hAnsi="National2" w:cs="Arial"/>
          <w:color w:val="008323"/>
          <w:sz w:val="36"/>
          <w:szCs w:val="36"/>
          <w:lang w:eastAsia="de-DE"/>
        </w:rPr>
        <w:t> Herzlich Willkommen</w:t>
      </w:r>
    </w:p>
    <w:p w14:paraId="3EF68317" w14:textId="77777777" w:rsidR="00FF1497" w:rsidRDefault="00200720">
      <w:pPr>
        <w:shd w:val="clear" w:color="auto" w:fill="FFFFFF"/>
        <w:spacing w:after="0" w:line="240" w:lineRule="auto"/>
        <w:rPr>
          <w:rFonts w:ascii="National2" w:eastAsia="Times New Roman" w:hAnsi="National2" w:cs="Times New Roman"/>
          <w:color w:val="404040"/>
          <w:sz w:val="30"/>
          <w:szCs w:val="30"/>
          <w:lang w:eastAsia="de-DE"/>
        </w:rPr>
      </w:pPr>
      <w:r>
        <w:rPr>
          <w:rFonts w:ascii="National2" w:eastAsia="Times New Roman" w:hAnsi="National2" w:cs="Times New Roman"/>
          <w:color w:val="404040"/>
          <w:sz w:val="30"/>
          <w:szCs w:val="30"/>
          <w:lang w:eastAsia="de-DE"/>
        </w:rPr>
        <w:t>Sehr geehrte Damen und Herren,</w:t>
      </w:r>
    </w:p>
    <w:p w14:paraId="120FE24C" w14:textId="77777777" w:rsidR="00FF1497" w:rsidRDefault="00200720">
      <w:pPr>
        <w:shd w:val="clear" w:color="auto" w:fill="FFFFFF"/>
        <w:spacing w:after="0" w:line="240" w:lineRule="auto"/>
        <w:rPr>
          <w:rFonts w:ascii="National2" w:eastAsia="Times New Roman" w:hAnsi="National2" w:cs="Times New Roman"/>
          <w:color w:val="404040"/>
          <w:sz w:val="30"/>
          <w:szCs w:val="30"/>
          <w:lang w:eastAsia="de-DE"/>
        </w:rPr>
      </w:pPr>
      <w:r>
        <w:rPr>
          <w:rFonts w:ascii="National2" w:eastAsia="Times New Roman" w:hAnsi="National2" w:cs="Times New Roman"/>
          <w:color w:val="404040"/>
          <w:sz w:val="30"/>
          <w:szCs w:val="30"/>
          <w:lang w:eastAsia="de-DE"/>
        </w:rPr>
        <w:t>vielen Dank, dass Sie sich die Zeit nehmen, an dieser Umfrage teilzunehmen. Die KIWA ist die Koordinationsstelle für innovative Wohn-Pflege-Formen für Menschen im Alter und für Menschen mit Assistenzbedarf. Sie wird vom Sozialministerium gefördert.</w:t>
      </w:r>
      <w:r w:rsidR="00A23E7A">
        <w:rPr>
          <w:rFonts w:ascii="National2" w:eastAsia="Times New Roman" w:hAnsi="National2" w:cs="Times New Roman"/>
          <w:color w:val="404040"/>
          <w:sz w:val="30"/>
          <w:szCs w:val="30"/>
          <w:lang w:eastAsia="de-DE"/>
        </w:rPr>
        <w:t xml:space="preserve"> Diese Umfrage erhebt Daten über die Wohnsituation von Menschen mit Assistenzbedarf und soll ermitteln, an welchen Stellen und in welchem Umfang nachgebessert werden muss.</w:t>
      </w:r>
      <w:r>
        <w:rPr>
          <w:rFonts w:ascii="National2" w:eastAsia="Times New Roman" w:hAnsi="National2" w:cs="Times New Roman"/>
          <w:color w:val="404040"/>
          <w:sz w:val="30"/>
          <w:szCs w:val="30"/>
          <w:lang w:eastAsia="de-DE"/>
        </w:rPr>
        <w:t xml:space="preserve"> Ziel ist es, das Versorgungsdefizit gegenüber Entscheidungsträgern und Geldgebern anhand belastbarer Zahlen deutlich zu machen, um zielgerichtet nach Lösungen der Problematik suchen zu können.</w:t>
      </w:r>
    </w:p>
    <w:p w14:paraId="06694864" w14:textId="77777777" w:rsidR="00FF1497" w:rsidRDefault="00200720">
      <w:pPr>
        <w:shd w:val="clear" w:color="auto" w:fill="FFFFFF"/>
        <w:spacing w:after="0" w:line="240" w:lineRule="auto"/>
        <w:rPr>
          <w:rFonts w:ascii="National2" w:eastAsia="Times New Roman" w:hAnsi="National2" w:cs="Times New Roman"/>
          <w:color w:val="404040"/>
          <w:sz w:val="30"/>
          <w:szCs w:val="30"/>
          <w:lang w:eastAsia="de-DE"/>
        </w:rPr>
      </w:pPr>
      <w:r>
        <w:rPr>
          <w:rFonts w:ascii="National2" w:eastAsia="Times New Roman" w:hAnsi="National2" w:cs="Times New Roman"/>
          <w:color w:val="404040"/>
          <w:sz w:val="30"/>
          <w:szCs w:val="30"/>
          <w:lang w:eastAsia="de-DE"/>
        </w:rPr>
        <w:t xml:space="preserve">Sie benötigen circa 15–20 Minuten zur Beantwortung der Fragen. Die Daten werden automatisch zwischengespeichert, </w:t>
      </w:r>
      <w:r w:rsidR="00A23E7A">
        <w:rPr>
          <w:rFonts w:ascii="National2" w:eastAsia="Times New Roman" w:hAnsi="National2" w:cs="Times New Roman"/>
          <w:color w:val="404040"/>
          <w:sz w:val="30"/>
          <w:szCs w:val="30"/>
          <w:lang w:eastAsia="de-DE"/>
        </w:rPr>
        <w:t>sodass nicht alle Fragen auf einmal beantwortet werden müssen.</w:t>
      </w:r>
    </w:p>
    <w:p w14:paraId="100AE272" w14:textId="77777777" w:rsidR="00FF1497" w:rsidRDefault="00200720">
      <w:pPr>
        <w:shd w:val="clear" w:color="auto" w:fill="FFFFFF"/>
        <w:spacing w:after="0" w:line="240" w:lineRule="auto"/>
        <w:rPr>
          <w:rFonts w:ascii="National2" w:eastAsia="Times New Roman" w:hAnsi="National2" w:cs="Times New Roman"/>
          <w:color w:val="404040"/>
          <w:sz w:val="30"/>
          <w:szCs w:val="30"/>
          <w:lang w:eastAsia="de-DE"/>
        </w:rPr>
      </w:pPr>
      <w:r>
        <w:rPr>
          <w:rFonts w:ascii="National2" w:eastAsia="Times New Roman" w:hAnsi="National2" w:cs="Times New Roman"/>
          <w:color w:val="404040"/>
          <w:sz w:val="30"/>
          <w:szCs w:val="30"/>
          <w:lang w:eastAsia="de-DE"/>
        </w:rPr>
        <w:t>Sollten Sie Angehörige/r einer Person mit Assistenzbedarf sein, füllen Sie die Fragen bitte aus deren Perspektive aus. Es gibt am Schluss noch eigene Fragen, in welchen die Angehörigen ihre Daten eingeben können.</w:t>
      </w:r>
    </w:p>
    <w:p w14:paraId="0C9DF926" w14:textId="77777777" w:rsidR="00FF1497" w:rsidRDefault="00200720">
      <w:pPr>
        <w:shd w:val="clear" w:color="auto" w:fill="FFFFFF"/>
        <w:spacing w:after="0" w:line="240" w:lineRule="auto"/>
        <w:rPr>
          <w:rFonts w:ascii="National2" w:eastAsia="Times New Roman" w:hAnsi="National2" w:cs="Times New Roman"/>
          <w:color w:val="404040"/>
          <w:sz w:val="30"/>
          <w:szCs w:val="30"/>
          <w:lang w:eastAsia="de-DE"/>
        </w:rPr>
      </w:pPr>
      <w:r>
        <w:rPr>
          <w:rFonts w:ascii="National2" w:eastAsia="Times New Roman" w:hAnsi="National2" w:cs="Times New Roman"/>
          <w:color w:val="404040"/>
          <w:sz w:val="30"/>
          <w:szCs w:val="30"/>
          <w:lang w:eastAsia="de-DE"/>
        </w:rPr>
        <w:t>Alle Fragen, welche mit einem * markiert sind, müssen beantwortet werden. Die anderen können auf Wunsch übersprungen werden, wir freuen uns jedoch ganz besonders über einen vollständig ausgefüllten Fragebogen.</w:t>
      </w:r>
    </w:p>
    <w:p w14:paraId="236BD018" w14:textId="77777777" w:rsidR="00FF1497" w:rsidRDefault="00200720">
      <w:pPr>
        <w:shd w:val="clear" w:color="auto" w:fill="FFFFFF"/>
        <w:spacing w:after="150" w:line="240" w:lineRule="auto"/>
        <w:rPr>
          <w:rFonts w:ascii="National2" w:eastAsia="Times New Roman" w:hAnsi="National2" w:cs="Times New Roman"/>
          <w:color w:val="404040"/>
          <w:sz w:val="30"/>
          <w:szCs w:val="30"/>
          <w:lang w:eastAsia="de-DE"/>
        </w:rPr>
      </w:pPr>
      <w:r>
        <w:rPr>
          <w:rFonts w:ascii="National2" w:eastAsia="Times New Roman" w:hAnsi="National2" w:cs="Times New Roman"/>
          <w:color w:val="404040"/>
          <w:sz w:val="30"/>
          <w:szCs w:val="30"/>
          <w:lang w:eastAsia="de-DE"/>
        </w:rPr>
        <w:t>Die erhobenen Daten werden anonymisiert und nur zum Zweck der Bedarfserhebung genutzt. Es ist kein Rückschluss auf einzelne Personen möglich.</w:t>
      </w:r>
    </w:p>
    <w:p w14:paraId="7A1ADF6A"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73F9D646"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529E2381"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17C4F13E"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7967A825"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18AA7E5E"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5FBE976A"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2DC3B159"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47777621"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4CFB9ED0"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6C086EB2" w14:textId="77777777" w:rsidR="00FF1497" w:rsidRDefault="00200720">
      <w:pPr>
        <w:shd w:val="clear" w:color="auto" w:fill="FFFFFF"/>
        <w:spacing w:after="150" w:line="240" w:lineRule="auto"/>
        <w:rPr>
          <w:rFonts w:ascii="National2" w:eastAsia="Times New Roman" w:hAnsi="National2" w:cs="Times New Roman"/>
          <w:color w:val="70AD47" w:themeColor="accent6"/>
          <w:sz w:val="30"/>
          <w:szCs w:val="30"/>
          <w:lang w:eastAsia="de-DE"/>
        </w:rPr>
      </w:pPr>
      <w:r>
        <w:rPr>
          <w:rFonts w:ascii="National2" w:eastAsia="Times New Roman" w:hAnsi="National2" w:cs="Times New Roman"/>
          <w:color w:val="70AD47" w:themeColor="accent6"/>
          <w:sz w:val="30"/>
          <w:szCs w:val="30"/>
          <w:lang w:eastAsia="de-DE"/>
        </w:rPr>
        <w:t>2. Fragen zur aktuellen Wohnsituation</w:t>
      </w:r>
    </w:p>
    <w:p w14:paraId="1A8B9A67"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78AF1F15" w14:textId="77777777" w:rsidR="00FF1497" w:rsidRDefault="00200720">
      <w:pPr>
        <w:pStyle w:val="Listenabsatz"/>
        <w:numPr>
          <w:ilvl w:val="0"/>
          <w:numId w:val="5"/>
        </w:numPr>
      </w:pPr>
      <w:r>
        <w:t>*Wählen Sie die auf Sie zutreffende aktuelle Situation aus.</w:t>
      </w:r>
    </w:p>
    <w:p w14:paraId="71485546" w14:textId="77777777" w:rsidR="00FF1497" w:rsidRDefault="00200720">
      <w:pPr>
        <w:pStyle w:val="Listenabsatz"/>
        <w:numPr>
          <w:ilvl w:val="0"/>
          <w:numId w:val="1"/>
        </w:numPr>
      </w:pPr>
      <w:r>
        <w:t xml:space="preserve">Ich lebe </w:t>
      </w:r>
      <w:proofErr w:type="gramStart"/>
      <w:r>
        <w:t>alleine</w:t>
      </w:r>
      <w:proofErr w:type="gramEnd"/>
      <w:r>
        <w:t xml:space="preserve"> in einer Wohnung bzw. einem Haus.</w:t>
      </w:r>
    </w:p>
    <w:p w14:paraId="7EFC46F3" w14:textId="048B9B14" w:rsidR="00FF1497" w:rsidRDefault="00200720">
      <w:pPr>
        <w:pStyle w:val="Listenabsatz"/>
        <w:numPr>
          <w:ilvl w:val="0"/>
          <w:numId w:val="1"/>
        </w:numPr>
      </w:pPr>
      <w:r>
        <w:t xml:space="preserve">Ich lebe </w:t>
      </w:r>
      <w:r w:rsidR="00671331">
        <w:t>in einer Partnerschaft</w:t>
      </w:r>
      <w:r w:rsidR="003D56AC">
        <w:t xml:space="preserve"> </w:t>
      </w:r>
      <w:r>
        <w:t>in einer Wohnung bzw. einem Haus.</w:t>
      </w:r>
    </w:p>
    <w:p w14:paraId="2F3AE777" w14:textId="77777777" w:rsidR="00FF1497" w:rsidRDefault="00200720">
      <w:pPr>
        <w:pStyle w:val="Listenabsatz"/>
        <w:numPr>
          <w:ilvl w:val="0"/>
          <w:numId w:val="1"/>
        </w:numPr>
      </w:pPr>
      <w:r>
        <w:t>Ich lebe bei meinen Eltern/Angehörigen.</w:t>
      </w:r>
    </w:p>
    <w:p w14:paraId="01CE9E92" w14:textId="77777777" w:rsidR="00FF1497" w:rsidRDefault="00200720">
      <w:pPr>
        <w:pStyle w:val="Listenabsatz"/>
        <w:numPr>
          <w:ilvl w:val="0"/>
          <w:numId w:val="1"/>
        </w:numPr>
      </w:pPr>
      <w:r>
        <w:t>Ich lebe in einer besonderen Wohnform bzw. stationär.</w:t>
      </w:r>
    </w:p>
    <w:p w14:paraId="6EA5EE73" w14:textId="77777777" w:rsidR="00FF1497" w:rsidRDefault="00200720">
      <w:pPr>
        <w:pStyle w:val="Listenabsatz"/>
        <w:numPr>
          <w:ilvl w:val="0"/>
          <w:numId w:val="1"/>
        </w:numPr>
      </w:pPr>
      <w:r>
        <w:t>Ich lebe in einer ambulant betreuten WG.</w:t>
      </w:r>
    </w:p>
    <w:p w14:paraId="6EB9A072" w14:textId="77777777" w:rsidR="00FF1497" w:rsidRDefault="00200720">
      <w:pPr>
        <w:pStyle w:val="Listenabsatz"/>
        <w:numPr>
          <w:ilvl w:val="0"/>
          <w:numId w:val="1"/>
        </w:numPr>
      </w:pPr>
      <w:r>
        <w:t>Sonstiges (bitte angeben):</w:t>
      </w:r>
    </w:p>
    <w:tbl>
      <w:tblPr>
        <w:tblStyle w:val="Tabellenraster"/>
        <w:tblW w:w="7576" w:type="dxa"/>
        <w:tblInd w:w="1440" w:type="dxa"/>
        <w:tblLayout w:type="fixed"/>
        <w:tblLook w:val="04A0" w:firstRow="1" w:lastRow="0" w:firstColumn="1" w:lastColumn="0" w:noHBand="0" w:noVBand="1"/>
      </w:tblPr>
      <w:tblGrid>
        <w:gridCol w:w="7576"/>
      </w:tblGrid>
      <w:tr w:rsidR="00FF1497" w14:paraId="466247E8" w14:textId="77777777">
        <w:tc>
          <w:tcPr>
            <w:tcW w:w="7576" w:type="dxa"/>
          </w:tcPr>
          <w:p w14:paraId="624D311E" w14:textId="77777777" w:rsidR="00FF1497" w:rsidRDefault="00FF1497">
            <w:pPr>
              <w:pStyle w:val="Listenabsatz"/>
              <w:spacing w:after="0" w:line="240" w:lineRule="auto"/>
              <w:ind w:left="0"/>
              <w:rPr>
                <w:rFonts w:eastAsia="Calibri"/>
              </w:rPr>
            </w:pPr>
          </w:p>
        </w:tc>
      </w:tr>
    </w:tbl>
    <w:p w14:paraId="436D5A5C" w14:textId="77777777" w:rsidR="00FF1497" w:rsidRDefault="00FF1497"/>
    <w:p w14:paraId="55305569" w14:textId="77777777" w:rsidR="00FF1497" w:rsidRDefault="00FF1497"/>
    <w:p w14:paraId="3A497CC1" w14:textId="77777777" w:rsidR="00FF1497" w:rsidRDefault="00200720">
      <w:pPr>
        <w:pStyle w:val="Listenabsatz"/>
        <w:numPr>
          <w:ilvl w:val="0"/>
          <w:numId w:val="5"/>
        </w:numPr>
      </w:pPr>
      <w:r>
        <w:t>*Wie zufrieden bzw. belastet sind Sie mit Ihrer aktuellen Wohnsituation?</w:t>
      </w:r>
    </w:p>
    <w:p w14:paraId="3043C943" w14:textId="77777777" w:rsidR="00FF1497" w:rsidRDefault="00200720">
      <w:pPr>
        <w:pStyle w:val="Listenabsatz"/>
        <w:numPr>
          <w:ilvl w:val="0"/>
          <w:numId w:val="2"/>
        </w:numPr>
      </w:pPr>
      <w:r>
        <w:t>Sehr belastet</w:t>
      </w:r>
    </w:p>
    <w:p w14:paraId="338CDE51" w14:textId="77777777" w:rsidR="00FF1497" w:rsidRDefault="00200720">
      <w:pPr>
        <w:pStyle w:val="Listenabsatz"/>
        <w:numPr>
          <w:ilvl w:val="0"/>
          <w:numId w:val="2"/>
        </w:numPr>
      </w:pPr>
      <w:r>
        <w:t>Belastet</w:t>
      </w:r>
    </w:p>
    <w:p w14:paraId="3E398E23" w14:textId="77777777" w:rsidR="00FF1497" w:rsidRDefault="00200720">
      <w:pPr>
        <w:pStyle w:val="Listenabsatz"/>
        <w:numPr>
          <w:ilvl w:val="0"/>
          <w:numId w:val="2"/>
        </w:numPr>
      </w:pPr>
      <w:r>
        <w:t>Neutral</w:t>
      </w:r>
    </w:p>
    <w:p w14:paraId="410E9DD8" w14:textId="77777777" w:rsidR="00FF1497" w:rsidRDefault="00200720">
      <w:pPr>
        <w:pStyle w:val="Listenabsatz"/>
        <w:numPr>
          <w:ilvl w:val="0"/>
          <w:numId w:val="2"/>
        </w:numPr>
      </w:pPr>
      <w:r>
        <w:t>Zufrieden</w:t>
      </w:r>
    </w:p>
    <w:p w14:paraId="68CA4C18" w14:textId="77777777" w:rsidR="00FF1497" w:rsidRDefault="00200720">
      <w:pPr>
        <w:pStyle w:val="Listenabsatz"/>
        <w:numPr>
          <w:ilvl w:val="0"/>
          <w:numId w:val="2"/>
        </w:numPr>
      </w:pPr>
      <w:r>
        <w:t>Sehr zufrieden</w:t>
      </w:r>
    </w:p>
    <w:p w14:paraId="33D632C0" w14:textId="77777777" w:rsidR="00FF1497" w:rsidRDefault="00FF1497"/>
    <w:p w14:paraId="3B65B728" w14:textId="77777777" w:rsidR="00FF1497" w:rsidRDefault="00200720">
      <w:pPr>
        <w:pStyle w:val="Listenabsatz"/>
        <w:numPr>
          <w:ilvl w:val="0"/>
          <w:numId w:val="5"/>
        </w:numPr>
      </w:pPr>
      <w:r>
        <w:t>*</w:t>
      </w:r>
      <w:r w:rsidR="00671331">
        <w:t>Ist Ihr aktueller Wohnraum für Ihre Bedarfe passend und bezahlbar</w:t>
      </w:r>
      <w:r>
        <w:t>?</w:t>
      </w:r>
    </w:p>
    <w:p w14:paraId="48305757" w14:textId="77777777" w:rsidR="00FF1497" w:rsidRDefault="00200720">
      <w:pPr>
        <w:pStyle w:val="Listenabsatz"/>
        <w:numPr>
          <w:ilvl w:val="0"/>
          <w:numId w:val="3"/>
        </w:numPr>
      </w:pPr>
      <w:r>
        <w:t>Ja</w:t>
      </w:r>
    </w:p>
    <w:p w14:paraId="01938E55" w14:textId="77777777" w:rsidR="00FF1497" w:rsidRDefault="00200720">
      <w:pPr>
        <w:pStyle w:val="Listenabsatz"/>
        <w:numPr>
          <w:ilvl w:val="0"/>
          <w:numId w:val="3"/>
        </w:numPr>
      </w:pPr>
      <w:r>
        <w:t>Nein</w:t>
      </w:r>
    </w:p>
    <w:p w14:paraId="14C811AC" w14:textId="77777777" w:rsidR="00FF1497" w:rsidRDefault="00FF1497"/>
    <w:p w14:paraId="5A5AAF34" w14:textId="77777777" w:rsidR="00FF1497" w:rsidRDefault="00200720">
      <w:pPr>
        <w:pStyle w:val="Listenabsatz"/>
        <w:numPr>
          <w:ilvl w:val="0"/>
          <w:numId w:val="5"/>
        </w:numPr>
      </w:pPr>
      <w:r>
        <w:t>*Sind Sie derzeit auf der Suche nach passenderem Wohnraum?</w:t>
      </w:r>
    </w:p>
    <w:p w14:paraId="64003A50" w14:textId="77777777" w:rsidR="00FF1497" w:rsidRDefault="00200720">
      <w:pPr>
        <w:pStyle w:val="Listenabsatz"/>
        <w:numPr>
          <w:ilvl w:val="0"/>
          <w:numId w:val="4"/>
        </w:numPr>
      </w:pPr>
      <w:r>
        <w:t>Ja</w:t>
      </w:r>
    </w:p>
    <w:p w14:paraId="77C9FE1A" w14:textId="77777777" w:rsidR="00FF1497" w:rsidRDefault="00200720">
      <w:pPr>
        <w:pStyle w:val="Listenabsatz"/>
        <w:numPr>
          <w:ilvl w:val="0"/>
          <w:numId w:val="4"/>
        </w:numPr>
      </w:pPr>
      <w:r>
        <w:t>Nein</w:t>
      </w:r>
    </w:p>
    <w:p w14:paraId="1B2632FE"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237F0461"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5AD7C95D"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2354E39B"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0AAC7D97"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165AB9E3"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3199FD80"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7B9EEEA3"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1B35ECF0"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7ECF6144" w14:textId="77777777" w:rsidR="00FF1497" w:rsidRDefault="00200720">
      <w:pPr>
        <w:shd w:val="clear" w:color="auto" w:fill="FFFFFF"/>
        <w:spacing w:after="150" w:line="240" w:lineRule="auto"/>
        <w:rPr>
          <w:rFonts w:ascii="National2" w:eastAsia="Times New Roman" w:hAnsi="National2" w:cs="Times New Roman"/>
          <w:color w:val="70AD47" w:themeColor="accent6"/>
          <w:sz w:val="30"/>
          <w:szCs w:val="30"/>
          <w:lang w:eastAsia="de-DE"/>
        </w:rPr>
      </w:pPr>
      <w:r>
        <w:rPr>
          <w:rFonts w:ascii="National2" w:eastAsia="Times New Roman" w:hAnsi="National2" w:cs="Times New Roman"/>
          <w:color w:val="70AD47" w:themeColor="accent6"/>
          <w:sz w:val="30"/>
          <w:szCs w:val="30"/>
          <w:lang w:eastAsia="de-DE"/>
        </w:rPr>
        <w:t>3. Die Ideale Wohnsituation</w:t>
      </w:r>
    </w:p>
    <w:p w14:paraId="74D362BD" w14:textId="77777777" w:rsidR="00FF1497" w:rsidRDefault="00200720">
      <w:pPr>
        <w:pStyle w:val="Listenabsatz"/>
        <w:numPr>
          <w:ilvl w:val="0"/>
          <w:numId w:val="5"/>
        </w:numPr>
      </w:pPr>
      <w:r>
        <w:t>*Über wie viele Zimmer sollte Ihr idealer Wohnraum verfügen?</w:t>
      </w:r>
    </w:p>
    <w:p w14:paraId="6C7FE25F" w14:textId="77777777" w:rsidR="00FF1497" w:rsidRDefault="00104436" w:rsidP="00A23E7A">
      <w:pPr>
        <w:pStyle w:val="Listenabsatz"/>
        <w:numPr>
          <w:ilvl w:val="0"/>
          <w:numId w:val="19"/>
        </w:numPr>
      </w:pPr>
      <w:r>
        <w:t>1-2 Zimmer</w:t>
      </w:r>
    </w:p>
    <w:p w14:paraId="011C3E24" w14:textId="77777777" w:rsidR="00104436" w:rsidRDefault="00104436" w:rsidP="00A23E7A">
      <w:pPr>
        <w:pStyle w:val="Listenabsatz"/>
        <w:numPr>
          <w:ilvl w:val="0"/>
          <w:numId w:val="19"/>
        </w:numPr>
      </w:pPr>
      <w:r>
        <w:t>3-4 Zimmer</w:t>
      </w:r>
    </w:p>
    <w:p w14:paraId="3388A6A6" w14:textId="77777777" w:rsidR="00104436" w:rsidRDefault="00104436" w:rsidP="00A23E7A">
      <w:pPr>
        <w:pStyle w:val="Listenabsatz"/>
        <w:numPr>
          <w:ilvl w:val="0"/>
          <w:numId w:val="19"/>
        </w:numPr>
      </w:pPr>
      <w:r>
        <w:t>4 Zimmer und mehr</w:t>
      </w:r>
    </w:p>
    <w:p w14:paraId="1C6DF14B" w14:textId="77777777" w:rsidR="00104436" w:rsidRDefault="00104436" w:rsidP="00A23E7A"/>
    <w:p w14:paraId="40CE980F" w14:textId="77777777" w:rsidR="00104436" w:rsidRDefault="00104436" w:rsidP="00A23E7A">
      <w:pPr>
        <w:pStyle w:val="Listenabsatz"/>
        <w:numPr>
          <w:ilvl w:val="0"/>
          <w:numId w:val="5"/>
        </w:numPr>
      </w:pPr>
      <w:r>
        <w:t>*Über wie viele Quadratmeter sollte Ihr idealer Wohnraum verfügen?</w:t>
      </w:r>
    </w:p>
    <w:p w14:paraId="50AC566C" w14:textId="77777777" w:rsidR="00104436" w:rsidRPr="00A23E7A" w:rsidRDefault="00A23E7A" w:rsidP="00A23E7A">
      <w:pPr>
        <w:pStyle w:val="Listenabsatz"/>
        <w:numPr>
          <w:ilvl w:val="0"/>
          <w:numId w:val="20"/>
        </w:numPr>
      </w:pPr>
      <w:r>
        <w:t>Unter 25 m</w:t>
      </w:r>
      <w:r>
        <w:rPr>
          <w:vertAlign w:val="superscript"/>
        </w:rPr>
        <w:t>2</w:t>
      </w:r>
    </w:p>
    <w:p w14:paraId="7E7C3CA8" w14:textId="77777777" w:rsidR="00A23E7A" w:rsidRPr="00A23E7A" w:rsidRDefault="00A23E7A" w:rsidP="00A23E7A">
      <w:pPr>
        <w:pStyle w:val="Listenabsatz"/>
        <w:numPr>
          <w:ilvl w:val="0"/>
          <w:numId w:val="20"/>
        </w:numPr>
      </w:pPr>
      <w:r>
        <w:t>25-40m</w:t>
      </w:r>
      <w:r>
        <w:rPr>
          <w:vertAlign w:val="superscript"/>
        </w:rPr>
        <w:t>2</w:t>
      </w:r>
    </w:p>
    <w:p w14:paraId="7F2FE78C" w14:textId="77777777" w:rsidR="00A23E7A" w:rsidRPr="00A23E7A" w:rsidRDefault="00A23E7A" w:rsidP="00A23E7A">
      <w:pPr>
        <w:pStyle w:val="Listenabsatz"/>
        <w:numPr>
          <w:ilvl w:val="0"/>
          <w:numId w:val="20"/>
        </w:numPr>
      </w:pPr>
      <w:r>
        <w:t>41-55m</w:t>
      </w:r>
      <w:r>
        <w:rPr>
          <w:vertAlign w:val="superscript"/>
        </w:rPr>
        <w:t>2</w:t>
      </w:r>
    </w:p>
    <w:p w14:paraId="6BD2E310" w14:textId="77777777" w:rsidR="00A23E7A" w:rsidRPr="00A23E7A" w:rsidRDefault="00A23E7A" w:rsidP="00A23E7A">
      <w:pPr>
        <w:pStyle w:val="Listenabsatz"/>
        <w:numPr>
          <w:ilvl w:val="0"/>
          <w:numId w:val="20"/>
        </w:numPr>
      </w:pPr>
      <w:r>
        <w:t>56-70m</w:t>
      </w:r>
      <w:r>
        <w:rPr>
          <w:vertAlign w:val="superscript"/>
        </w:rPr>
        <w:t>2</w:t>
      </w:r>
    </w:p>
    <w:p w14:paraId="145DCABC" w14:textId="77777777" w:rsidR="00A23E7A" w:rsidRPr="00A23E7A" w:rsidRDefault="00A23E7A" w:rsidP="00A23E7A">
      <w:pPr>
        <w:pStyle w:val="Listenabsatz"/>
        <w:numPr>
          <w:ilvl w:val="0"/>
          <w:numId w:val="20"/>
        </w:numPr>
      </w:pPr>
      <w:r>
        <w:t>71-85m</w:t>
      </w:r>
      <w:r>
        <w:rPr>
          <w:vertAlign w:val="superscript"/>
        </w:rPr>
        <w:t>2</w:t>
      </w:r>
    </w:p>
    <w:p w14:paraId="6D3753C1" w14:textId="77777777" w:rsidR="00A23E7A" w:rsidRPr="00A23E7A" w:rsidRDefault="00A23E7A" w:rsidP="00A23E7A">
      <w:pPr>
        <w:pStyle w:val="Listenabsatz"/>
        <w:numPr>
          <w:ilvl w:val="0"/>
          <w:numId w:val="20"/>
        </w:numPr>
      </w:pPr>
      <w:r>
        <w:t>86-100m</w:t>
      </w:r>
      <w:r>
        <w:rPr>
          <w:vertAlign w:val="superscript"/>
        </w:rPr>
        <w:t>2</w:t>
      </w:r>
    </w:p>
    <w:p w14:paraId="7E94FB8F" w14:textId="77777777" w:rsidR="00A23E7A" w:rsidRDefault="00A23E7A" w:rsidP="00A23E7A">
      <w:pPr>
        <w:pStyle w:val="Listenabsatz"/>
        <w:numPr>
          <w:ilvl w:val="0"/>
          <w:numId w:val="20"/>
        </w:numPr>
      </w:pPr>
      <w:r>
        <w:t>Über 100m</w:t>
      </w:r>
      <w:r>
        <w:rPr>
          <w:vertAlign w:val="superscript"/>
        </w:rPr>
        <w:t>2</w:t>
      </w:r>
    </w:p>
    <w:p w14:paraId="3483A53F" w14:textId="77777777" w:rsidR="00FF1497" w:rsidRDefault="00FF1497">
      <w:pPr>
        <w:pStyle w:val="Listenabsatz"/>
      </w:pPr>
    </w:p>
    <w:p w14:paraId="396724F3" w14:textId="77777777" w:rsidR="00FF1497" w:rsidRDefault="00200720">
      <w:pPr>
        <w:pStyle w:val="Listenabsatz"/>
        <w:numPr>
          <w:ilvl w:val="0"/>
          <w:numId w:val="5"/>
        </w:numPr>
      </w:pPr>
      <w:r>
        <w:t>*Wo sollte sich Ihr idealer Wohnraum (in Schleswig-Holstein) befinden?</w:t>
      </w:r>
    </w:p>
    <w:p w14:paraId="4501478F" w14:textId="77777777" w:rsidR="00FF1497" w:rsidRDefault="00200720">
      <w:pPr>
        <w:pStyle w:val="Listenabsatz"/>
      </w:pPr>
      <w:r>
        <w:t xml:space="preserve">Bitte geben </w:t>
      </w:r>
      <w:r w:rsidR="00104436">
        <w:t>Sie Ihren gewünschten Wohnort so genau wie möglich (Landkreis, Stadt/Ort und ggf. Stadtteil) an.</w:t>
      </w:r>
    </w:p>
    <w:tbl>
      <w:tblPr>
        <w:tblStyle w:val="Tabellenraster"/>
        <w:tblW w:w="8296" w:type="dxa"/>
        <w:tblInd w:w="720" w:type="dxa"/>
        <w:tblLayout w:type="fixed"/>
        <w:tblLook w:val="04A0" w:firstRow="1" w:lastRow="0" w:firstColumn="1" w:lastColumn="0" w:noHBand="0" w:noVBand="1"/>
      </w:tblPr>
      <w:tblGrid>
        <w:gridCol w:w="8296"/>
      </w:tblGrid>
      <w:tr w:rsidR="00FF1497" w14:paraId="23897898" w14:textId="77777777">
        <w:tc>
          <w:tcPr>
            <w:tcW w:w="8296" w:type="dxa"/>
          </w:tcPr>
          <w:p w14:paraId="5D230526" w14:textId="77777777" w:rsidR="00FF1497" w:rsidRDefault="00FF1497">
            <w:pPr>
              <w:pStyle w:val="Listenabsatz"/>
              <w:spacing w:after="0" w:line="240" w:lineRule="auto"/>
              <w:ind w:left="0"/>
              <w:rPr>
                <w:rFonts w:eastAsia="Calibri"/>
              </w:rPr>
            </w:pPr>
          </w:p>
        </w:tc>
      </w:tr>
    </w:tbl>
    <w:p w14:paraId="6BE4275F" w14:textId="77777777" w:rsidR="00FF1497" w:rsidRDefault="00FF1497">
      <w:pPr>
        <w:pStyle w:val="Listenabsatz"/>
      </w:pPr>
    </w:p>
    <w:p w14:paraId="2AC764A5" w14:textId="77777777" w:rsidR="00FF1497" w:rsidRDefault="00FF1497">
      <w:pPr>
        <w:pStyle w:val="Listenabsatz"/>
      </w:pPr>
    </w:p>
    <w:p w14:paraId="3E6CCE9B" w14:textId="77777777" w:rsidR="00FF1497" w:rsidRDefault="00200720">
      <w:pPr>
        <w:pStyle w:val="Listenabsatz"/>
        <w:numPr>
          <w:ilvl w:val="0"/>
          <w:numId w:val="5"/>
        </w:numPr>
      </w:pPr>
      <w:r>
        <w:t>*Möchten Sie eher ländlich oder städtisch leben?</w:t>
      </w:r>
    </w:p>
    <w:p w14:paraId="6F3EE0C7" w14:textId="77777777" w:rsidR="00FF1497" w:rsidRDefault="00200720">
      <w:pPr>
        <w:pStyle w:val="Listenabsatz"/>
        <w:numPr>
          <w:ilvl w:val="0"/>
          <w:numId w:val="6"/>
        </w:numPr>
      </w:pPr>
      <w:r>
        <w:t>Ländlich</w:t>
      </w:r>
    </w:p>
    <w:p w14:paraId="5A4235A4" w14:textId="77777777" w:rsidR="00FF1497" w:rsidRDefault="00200720">
      <w:pPr>
        <w:pStyle w:val="Listenabsatz"/>
        <w:numPr>
          <w:ilvl w:val="0"/>
          <w:numId w:val="6"/>
        </w:numPr>
      </w:pPr>
      <w:r>
        <w:t>Städtisch</w:t>
      </w:r>
    </w:p>
    <w:p w14:paraId="3910BE74" w14:textId="77777777" w:rsidR="00FF1497" w:rsidRDefault="00200720">
      <w:pPr>
        <w:pStyle w:val="Listenabsatz"/>
        <w:numPr>
          <w:ilvl w:val="0"/>
          <w:numId w:val="6"/>
        </w:numPr>
      </w:pPr>
      <w:r>
        <w:t>Egal</w:t>
      </w:r>
    </w:p>
    <w:p w14:paraId="526734DE" w14:textId="77777777" w:rsidR="00FF1497" w:rsidRDefault="00FF1497"/>
    <w:p w14:paraId="5C64027C" w14:textId="77777777" w:rsidR="00FF1497" w:rsidRDefault="00200720">
      <w:pPr>
        <w:pStyle w:val="Listenabsatz"/>
        <w:numPr>
          <w:ilvl w:val="0"/>
          <w:numId w:val="5"/>
        </w:numPr>
      </w:pPr>
      <w:r>
        <w:t>*Ist es Ihnen wichtig, im nahen Umfeld zu Ihren Angehörigen zu wohnen?</w:t>
      </w:r>
    </w:p>
    <w:p w14:paraId="03C04716" w14:textId="0044513E" w:rsidR="00FF1497" w:rsidRDefault="00FF1497">
      <w:pPr>
        <w:pStyle w:val="Listenabsatz"/>
      </w:pPr>
    </w:p>
    <w:p w14:paraId="0273CA06" w14:textId="77777777" w:rsidR="00FF1497" w:rsidRDefault="00200720">
      <w:pPr>
        <w:pStyle w:val="Listenabsatz"/>
        <w:numPr>
          <w:ilvl w:val="0"/>
          <w:numId w:val="7"/>
        </w:numPr>
      </w:pPr>
      <w:r>
        <w:t>Ja</w:t>
      </w:r>
    </w:p>
    <w:p w14:paraId="2F19F00B" w14:textId="77777777" w:rsidR="00FF1497" w:rsidRDefault="00200720">
      <w:pPr>
        <w:pStyle w:val="Listenabsatz"/>
        <w:numPr>
          <w:ilvl w:val="0"/>
          <w:numId w:val="7"/>
        </w:numPr>
      </w:pPr>
      <w:r>
        <w:t>Nein</w:t>
      </w:r>
    </w:p>
    <w:p w14:paraId="111AA1C1" w14:textId="77777777" w:rsidR="00FF1497" w:rsidRDefault="00FF1497"/>
    <w:p w14:paraId="45BC25BB" w14:textId="77777777" w:rsidR="00FF1497" w:rsidRDefault="00200720">
      <w:pPr>
        <w:pStyle w:val="Listenabsatz"/>
        <w:numPr>
          <w:ilvl w:val="0"/>
          <w:numId w:val="5"/>
        </w:numPr>
      </w:pPr>
      <w:r>
        <w:t>Ist es Ihnen wichtig, dass Haustierhaltung in Ihrem Idealwohnraum erlaubt ist?</w:t>
      </w:r>
    </w:p>
    <w:p w14:paraId="5E004EBF" w14:textId="77777777" w:rsidR="00FF1497" w:rsidRDefault="00200720">
      <w:pPr>
        <w:pStyle w:val="Listenabsatz"/>
        <w:numPr>
          <w:ilvl w:val="0"/>
          <w:numId w:val="8"/>
        </w:numPr>
      </w:pPr>
      <w:r>
        <w:t>Unwichtig</w:t>
      </w:r>
    </w:p>
    <w:p w14:paraId="4CD9F118" w14:textId="77777777" w:rsidR="00FF1497" w:rsidRDefault="00200720">
      <w:pPr>
        <w:pStyle w:val="Listenabsatz"/>
        <w:numPr>
          <w:ilvl w:val="0"/>
          <w:numId w:val="8"/>
        </w:numPr>
      </w:pPr>
      <w:r>
        <w:t>Neutral</w:t>
      </w:r>
    </w:p>
    <w:p w14:paraId="6002FB49" w14:textId="77777777" w:rsidR="00FF1497" w:rsidRDefault="00200720">
      <w:pPr>
        <w:pStyle w:val="Listenabsatz"/>
        <w:numPr>
          <w:ilvl w:val="0"/>
          <w:numId w:val="8"/>
        </w:numPr>
      </w:pPr>
      <w:r>
        <w:t>Wichtig</w:t>
      </w:r>
    </w:p>
    <w:p w14:paraId="6D6F09FD" w14:textId="77777777" w:rsidR="00FF1497" w:rsidRDefault="00FF1497"/>
    <w:p w14:paraId="57DF3362" w14:textId="77777777" w:rsidR="00FF1497" w:rsidRDefault="00200720">
      <w:pPr>
        <w:pStyle w:val="Listenabsatz"/>
        <w:numPr>
          <w:ilvl w:val="0"/>
          <w:numId w:val="5"/>
        </w:numPr>
      </w:pPr>
      <w:r>
        <w:t>Was sollte in Ihrem direkten Wohnumfeld/Quartier vorhanden sein?</w:t>
      </w:r>
    </w:p>
    <w:p w14:paraId="28C315D6" w14:textId="77777777" w:rsidR="00FF1497" w:rsidRDefault="00200720">
      <w:pPr>
        <w:pStyle w:val="Listenabsatz"/>
        <w:jc w:val="both"/>
      </w:pPr>
      <w:r>
        <w:t>Bitte nennen Sie 3–5 Dinge.</w:t>
      </w:r>
    </w:p>
    <w:tbl>
      <w:tblPr>
        <w:tblStyle w:val="Tabellenraster"/>
        <w:tblW w:w="8296" w:type="dxa"/>
        <w:tblInd w:w="720" w:type="dxa"/>
        <w:tblLayout w:type="fixed"/>
        <w:tblLook w:val="04A0" w:firstRow="1" w:lastRow="0" w:firstColumn="1" w:lastColumn="0" w:noHBand="0" w:noVBand="1"/>
      </w:tblPr>
      <w:tblGrid>
        <w:gridCol w:w="8296"/>
      </w:tblGrid>
      <w:tr w:rsidR="00FF1497" w14:paraId="573CAAB9" w14:textId="77777777">
        <w:tc>
          <w:tcPr>
            <w:tcW w:w="8296" w:type="dxa"/>
          </w:tcPr>
          <w:p w14:paraId="5F298769" w14:textId="77777777" w:rsidR="00FF1497" w:rsidRDefault="00FF1497">
            <w:pPr>
              <w:pStyle w:val="Listenabsatz"/>
              <w:spacing w:after="0" w:line="240" w:lineRule="auto"/>
              <w:ind w:left="0"/>
              <w:jc w:val="both"/>
              <w:rPr>
                <w:rFonts w:eastAsia="Calibri"/>
              </w:rPr>
            </w:pPr>
          </w:p>
        </w:tc>
      </w:tr>
    </w:tbl>
    <w:p w14:paraId="4D6E6468" w14:textId="77777777" w:rsidR="00FF1497" w:rsidRDefault="00FF1497">
      <w:pPr>
        <w:pStyle w:val="Listenabsatz"/>
        <w:jc w:val="both"/>
      </w:pPr>
    </w:p>
    <w:p w14:paraId="1F0EC486" w14:textId="77777777" w:rsidR="00FF1497" w:rsidRDefault="00FF1497">
      <w:pPr>
        <w:pStyle w:val="Listenabsatz"/>
        <w:jc w:val="both"/>
      </w:pPr>
    </w:p>
    <w:p w14:paraId="1495FAE2" w14:textId="38F3E927" w:rsidR="00FF1497" w:rsidRDefault="00200720">
      <w:pPr>
        <w:pStyle w:val="Listenabsatz"/>
        <w:numPr>
          <w:ilvl w:val="0"/>
          <w:numId w:val="5"/>
        </w:numPr>
        <w:jc w:val="both"/>
      </w:pPr>
      <w:r>
        <w:t xml:space="preserve">*Möchten Sie </w:t>
      </w:r>
      <w:proofErr w:type="gramStart"/>
      <w:r w:rsidR="003D56AC">
        <w:t>alleine</w:t>
      </w:r>
      <w:proofErr w:type="gramEnd"/>
      <w:r w:rsidR="003D56AC">
        <w:t>/selbstständig</w:t>
      </w:r>
      <w:r>
        <w:t xml:space="preserve"> leben oder zum Beispiel in einer WG mit </w:t>
      </w:r>
      <w:r w:rsidR="00104436">
        <w:t>Unterstützungsangeboten</w:t>
      </w:r>
      <w:r>
        <w:t xml:space="preserve"> (Wohnen mit Versorgung vor Ort)?</w:t>
      </w:r>
    </w:p>
    <w:p w14:paraId="58C67E67" w14:textId="389ED1BC" w:rsidR="00FF1497" w:rsidRDefault="00200720">
      <w:pPr>
        <w:pStyle w:val="Listenabsatz"/>
        <w:numPr>
          <w:ilvl w:val="0"/>
          <w:numId w:val="9"/>
        </w:numPr>
        <w:jc w:val="both"/>
      </w:pPr>
      <w:proofErr w:type="gramStart"/>
      <w:r>
        <w:t>A</w:t>
      </w:r>
      <w:ins w:id="0" w:author="Nickel, Giannina" w:date="2024-09-03T09:22:00Z">
        <w:r w:rsidR="003D56AC">
          <w:t>lleine</w:t>
        </w:r>
        <w:proofErr w:type="gramEnd"/>
        <w:r w:rsidR="003D56AC">
          <w:t>/selbstständig</w:t>
        </w:r>
      </w:ins>
    </w:p>
    <w:p w14:paraId="51EC0823" w14:textId="77777777" w:rsidR="00FF1497" w:rsidRDefault="00200720">
      <w:pPr>
        <w:pStyle w:val="Listenabsatz"/>
        <w:numPr>
          <w:ilvl w:val="0"/>
          <w:numId w:val="9"/>
        </w:numPr>
        <w:jc w:val="both"/>
      </w:pPr>
      <w:r>
        <w:t>Mit angegliederter Versorgung</w:t>
      </w:r>
    </w:p>
    <w:p w14:paraId="670114EF" w14:textId="77777777" w:rsidR="00FF1497" w:rsidRDefault="00200720">
      <w:pPr>
        <w:pStyle w:val="Listenabsatz"/>
        <w:numPr>
          <w:ilvl w:val="0"/>
          <w:numId w:val="9"/>
        </w:numPr>
        <w:jc w:val="both"/>
      </w:pPr>
      <w:r>
        <w:t>Sonstiges (bitte angeben):</w:t>
      </w:r>
    </w:p>
    <w:tbl>
      <w:tblPr>
        <w:tblStyle w:val="Tabellenraster"/>
        <w:tblW w:w="7576" w:type="dxa"/>
        <w:tblInd w:w="1440" w:type="dxa"/>
        <w:tblLayout w:type="fixed"/>
        <w:tblLook w:val="04A0" w:firstRow="1" w:lastRow="0" w:firstColumn="1" w:lastColumn="0" w:noHBand="0" w:noVBand="1"/>
      </w:tblPr>
      <w:tblGrid>
        <w:gridCol w:w="7576"/>
      </w:tblGrid>
      <w:tr w:rsidR="00FF1497" w14:paraId="4DC954A0" w14:textId="77777777">
        <w:tc>
          <w:tcPr>
            <w:tcW w:w="7576" w:type="dxa"/>
          </w:tcPr>
          <w:p w14:paraId="2F8CF615" w14:textId="77777777" w:rsidR="00FF1497" w:rsidRDefault="00FF1497">
            <w:pPr>
              <w:pStyle w:val="Listenabsatz"/>
              <w:spacing w:after="0" w:line="240" w:lineRule="auto"/>
              <w:ind w:left="0"/>
              <w:jc w:val="both"/>
              <w:rPr>
                <w:rFonts w:eastAsia="Calibri"/>
              </w:rPr>
            </w:pPr>
          </w:p>
        </w:tc>
      </w:tr>
    </w:tbl>
    <w:p w14:paraId="3FC06587" w14:textId="77777777" w:rsidR="00FF1497" w:rsidRDefault="00FF1497">
      <w:pPr>
        <w:shd w:val="clear" w:color="auto" w:fill="FFFFFF"/>
        <w:spacing w:after="150" w:line="240" w:lineRule="auto"/>
      </w:pPr>
    </w:p>
    <w:p w14:paraId="5303B8FE" w14:textId="77777777" w:rsidR="00FF1497" w:rsidRDefault="00200720">
      <w:pPr>
        <w:shd w:val="clear" w:color="auto" w:fill="FFFFFF"/>
        <w:spacing w:after="150" w:line="240" w:lineRule="auto"/>
        <w:rPr>
          <w:rFonts w:ascii="National2" w:eastAsia="Times New Roman" w:hAnsi="National2" w:cs="Times New Roman"/>
          <w:color w:val="70AD47" w:themeColor="accent6"/>
          <w:sz w:val="30"/>
          <w:szCs w:val="30"/>
          <w:lang w:eastAsia="de-DE"/>
        </w:rPr>
      </w:pPr>
      <w:r>
        <w:rPr>
          <w:rFonts w:ascii="National2" w:eastAsia="Times New Roman" w:hAnsi="National2" w:cs="Times New Roman"/>
          <w:color w:val="70AD47" w:themeColor="accent6"/>
          <w:sz w:val="30"/>
          <w:szCs w:val="30"/>
          <w:lang w:eastAsia="de-DE"/>
        </w:rPr>
        <w:t>4. Rahmenbedingungen</w:t>
      </w:r>
    </w:p>
    <w:p w14:paraId="50DCD704" w14:textId="77777777" w:rsidR="00FF1497" w:rsidRDefault="00FF1497">
      <w:pPr>
        <w:shd w:val="clear" w:color="auto" w:fill="FFFFFF"/>
        <w:spacing w:after="150" w:line="240" w:lineRule="auto"/>
        <w:rPr>
          <w:rFonts w:ascii="National2" w:eastAsia="Times New Roman" w:hAnsi="National2" w:cs="Times New Roman"/>
          <w:color w:val="404040"/>
          <w:sz w:val="30"/>
          <w:szCs w:val="30"/>
          <w:lang w:eastAsia="de-DE"/>
        </w:rPr>
      </w:pPr>
    </w:p>
    <w:p w14:paraId="4331A020" w14:textId="77777777" w:rsidR="00FF1497" w:rsidRDefault="00200720">
      <w:pPr>
        <w:pStyle w:val="Listenabsatz"/>
        <w:numPr>
          <w:ilvl w:val="0"/>
          <w:numId w:val="5"/>
        </w:numPr>
        <w:jc w:val="both"/>
      </w:pPr>
      <w:r>
        <w:t>*Treffen Sie auf Barrieren bei der Wohnungssuche (z. B. bei Besichtigungen, Anschreiben etc.)?</w:t>
      </w:r>
    </w:p>
    <w:p w14:paraId="61D8C623" w14:textId="77777777" w:rsidR="00FF1497" w:rsidRDefault="00200720">
      <w:pPr>
        <w:pStyle w:val="Listenabsatz"/>
        <w:numPr>
          <w:ilvl w:val="0"/>
          <w:numId w:val="10"/>
        </w:numPr>
        <w:jc w:val="both"/>
      </w:pPr>
      <w:r>
        <w:t>Ja</w:t>
      </w:r>
    </w:p>
    <w:p w14:paraId="543616BD" w14:textId="77777777" w:rsidR="00FF1497" w:rsidRDefault="00200720">
      <w:pPr>
        <w:pStyle w:val="Listenabsatz"/>
        <w:numPr>
          <w:ilvl w:val="0"/>
          <w:numId w:val="10"/>
        </w:numPr>
        <w:jc w:val="both"/>
      </w:pPr>
      <w:r>
        <w:t>Nein</w:t>
      </w:r>
    </w:p>
    <w:p w14:paraId="3A132B53" w14:textId="77777777" w:rsidR="00FF1497" w:rsidRDefault="00FF1497">
      <w:pPr>
        <w:jc w:val="both"/>
      </w:pPr>
    </w:p>
    <w:p w14:paraId="0C71E0C1" w14:textId="77777777" w:rsidR="00FF1497" w:rsidRDefault="00200720">
      <w:pPr>
        <w:pStyle w:val="Listenabsatz"/>
        <w:numPr>
          <w:ilvl w:val="0"/>
          <w:numId w:val="5"/>
        </w:numPr>
        <w:jc w:val="both"/>
      </w:pPr>
      <w:r>
        <w:t>*Benötigen Sie Unterstützung bei der Überwindung von Barrieren bei der Wohnungssuche?</w:t>
      </w:r>
    </w:p>
    <w:p w14:paraId="07C7F82D" w14:textId="77777777" w:rsidR="00FF1497" w:rsidRDefault="00200720">
      <w:pPr>
        <w:pStyle w:val="Listenabsatz"/>
        <w:numPr>
          <w:ilvl w:val="0"/>
          <w:numId w:val="11"/>
        </w:numPr>
        <w:jc w:val="both"/>
      </w:pPr>
      <w:r>
        <w:t>Nein</w:t>
      </w:r>
    </w:p>
    <w:p w14:paraId="1D888255" w14:textId="77777777" w:rsidR="00FF1497" w:rsidRDefault="00200720">
      <w:pPr>
        <w:pStyle w:val="Listenabsatz"/>
        <w:numPr>
          <w:ilvl w:val="0"/>
          <w:numId w:val="11"/>
        </w:numPr>
        <w:jc w:val="both"/>
      </w:pPr>
      <w:r>
        <w:t>Ja</w:t>
      </w:r>
    </w:p>
    <w:p w14:paraId="18FCC242" w14:textId="77777777" w:rsidR="00FF1497" w:rsidRDefault="00200720">
      <w:pPr>
        <w:pStyle w:val="Listenabsatz"/>
        <w:ind w:left="1440"/>
        <w:jc w:val="both"/>
      </w:pPr>
      <w:r>
        <w:t>Wenn ja, in welcher Form? Bitte aufzählen:</w:t>
      </w:r>
    </w:p>
    <w:tbl>
      <w:tblPr>
        <w:tblStyle w:val="Tabellenraster"/>
        <w:tblW w:w="7576" w:type="dxa"/>
        <w:tblInd w:w="1440" w:type="dxa"/>
        <w:tblLayout w:type="fixed"/>
        <w:tblLook w:val="04A0" w:firstRow="1" w:lastRow="0" w:firstColumn="1" w:lastColumn="0" w:noHBand="0" w:noVBand="1"/>
      </w:tblPr>
      <w:tblGrid>
        <w:gridCol w:w="7576"/>
      </w:tblGrid>
      <w:tr w:rsidR="00FF1497" w14:paraId="489E7072" w14:textId="77777777">
        <w:tc>
          <w:tcPr>
            <w:tcW w:w="7576" w:type="dxa"/>
          </w:tcPr>
          <w:p w14:paraId="33B52D7A" w14:textId="77777777" w:rsidR="00FF1497" w:rsidRDefault="00FF1497">
            <w:pPr>
              <w:pStyle w:val="Listenabsatz"/>
              <w:spacing w:after="0" w:line="240" w:lineRule="auto"/>
              <w:ind w:left="0"/>
              <w:jc w:val="both"/>
              <w:rPr>
                <w:rFonts w:eastAsia="Calibri"/>
              </w:rPr>
            </w:pPr>
          </w:p>
        </w:tc>
      </w:tr>
    </w:tbl>
    <w:p w14:paraId="014C9810" w14:textId="77777777" w:rsidR="00FF1497" w:rsidRDefault="00FF1497">
      <w:pPr>
        <w:pStyle w:val="Listenabsatz"/>
        <w:ind w:left="1440"/>
        <w:jc w:val="both"/>
      </w:pPr>
    </w:p>
    <w:p w14:paraId="72725EB3" w14:textId="77777777" w:rsidR="00FF1497" w:rsidRDefault="00FF1497">
      <w:pPr>
        <w:pStyle w:val="Listenabsatz"/>
        <w:ind w:left="1440"/>
        <w:jc w:val="both"/>
      </w:pPr>
    </w:p>
    <w:p w14:paraId="28A7DE69" w14:textId="77777777" w:rsidR="00FF1497" w:rsidRDefault="00200720">
      <w:pPr>
        <w:pStyle w:val="Listenabsatz"/>
        <w:numPr>
          <w:ilvl w:val="0"/>
          <w:numId w:val="5"/>
        </w:numPr>
        <w:jc w:val="both"/>
      </w:pPr>
      <w:r>
        <w:t>*Benötigen Sie barrierefreien Wohnraum?</w:t>
      </w:r>
    </w:p>
    <w:p w14:paraId="4B0C1805" w14:textId="77777777" w:rsidR="00FF1497" w:rsidRDefault="00200720">
      <w:pPr>
        <w:pStyle w:val="Listenabsatz"/>
        <w:numPr>
          <w:ilvl w:val="0"/>
          <w:numId w:val="12"/>
        </w:numPr>
        <w:jc w:val="both"/>
      </w:pPr>
      <w:r>
        <w:t>Nein</w:t>
      </w:r>
    </w:p>
    <w:p w14:paraId="2A02424C" w14:textId="77777777" w:rsidR="00FF1497" w:rsidRDefault="00200720">
      <w:pPr>
        <w:pStyle w:val="Listenabsatz"/>
        <w:numPr>
          <w:ilvl w:val="0"/>
          <w:numId w:val="12"/>
        </w:numPr>
        <w:jc w:val="both"/>
      </w:pPr>
      <w:r>
        <w:t>Ja</w:t>
      </w:r>
    </w:p>
    <w:p w14:paraId="33B62637" w14:textId="3FE0F3F6" w:rsidR="00FF1497" w:rsidRDefault="00200720">
      <w:pPr>
        <w:pStyle w:val="Listenabsatz"/>
        <w:ind w:left="1440"/>
        <w:jc w:val="both"/>
      </w:pPr>
      <w:r>
        <w:t xml:space="preserve">Wenn ja, </w:t>
      </w:r>
      <w:r w:rsidR="00671331">
        <w:t>welche Barrieren darf Ihr Wohnraum nicht haben</w:t>
      </w:r>
      <w:r w:rsidR="00104436">
        <w:t>?</w:t>
      </w:r>
    </w:p>
    <w:tbl>
      <w:tblPr>
        <w:tblStyle w:val="Tabellenraster"/>
        <w:tblW w:w="7576" w:type="dxa"/>
        <w:tblInd w:w="1440" w:type="dxa"/>
        <w:tblLayout w:type="fixed"/>
        <w:tblLook w:val="04A0" w:firstRow="1" w:lastRow="0" w:firstColumn="1" w:lastColumn="0" w:noHBand="0" w:noVBand="1"/>
      </w:tblPr>
      <w:tblGrid>
        <w:gridCol w:w="7576"/>
      </w:tblGrid>
      <w:tr w:rsidR="00FF1497" w14:paraId="015FDA52" w14:textId="77777777">
        <w:tc>
          <w:tcPr>
            <w:tcW w:w="7576" w:type="dxa"/>
          </w:tcPr>
          <w:p w14:paraId="6DE4E631" w14:textId="77777777" w:rsidR="00FF1497" w:rsidRDefault="00FF1497">
            <w:pPr>
              <w:pStyle w:val="Listenabsatz"/>
              <w:spacing w:after="0" w:line="240" w:lineRule="auto"/>
              <w:ind w:left="0"/>
              <w:jc w:val="both"/>
              <w:rPr>
                <w:rFonts w:eastAsia="Calibri"/>
              </w:rPr>
            </w:pPr>
          </w:p>
        </w:tc>
      </w:tr>
    </w:tbl>
    <w:p w14:paraId="55471A49" w14:textId="77777777" w:rsidR="00FF1497" w:rsidRDefault="00FF1497">
      <w:pPr>
        <w:pStyle w:val="Listenabsatz"/>
        <w:ind w:left="1440"/>
        <w:jc w:val="both"/>
      </w:pPr>
    </w:p>
    <w:p w14:paraId="23C83997" w14:textId="77777777" w:rsidR="00FF1497" w:rsidRDefault="00FF1497">
      <w:pPr>
        <w:pStyle w:val="Listenabsatz"/>
        <w:ind w:left="1440"/>
        <w:jc w:val="both"/>
      </w:pPr>
    </w:p>
    <w:p w14:paraId="53561758" w14:textId="77777777" w:rsidR="00FF1497" w:rsidRDefault="00FF1497">
      <w:pPr>
        <w:pStyle w:val="Listenabsatz"/>
        <w:jc w:val="both"/>
      </w:pPr>
    </w:p>
    <w:p w14:paraId="28CA5B5E" w14:textId="77777777" w:rsidR="00FF1497" w:rsidRDefault="00FF1497">
      <w:pPr>
        <w:ind w:left="360"/>
        <w:jc w:val="both"/>
      </w:pPr>
    </w:p>
    <w:p w14:paraId="761FFB2A" w14:textId="77777777" w:rsidR="00FF1497" w:rsidRDefault="00FF1497">
      <w:pPr>
        <w:ind w:left="360"/>
        <w:jc w:val="both"/>
      </w:pPr>
    </w:p>
    <w:p w14:paraId="43F3682D" w14:textId="77777777" w:rsidR="00FF1497" w:rsidRDefault="00200720">
      <w:pPr>
        <w:pStyle w:val="Listenabsatz"/>
        <w:numPr>
          <w:ilvl w:val="0"/>
          <w:numId w:val="5"/>
        </w:numPr>
        <w:jc w:val="both"/>
      </w:pPr>
      <w:r>
        <w:t>*Wie würde der Wohnraum finanziert werden?</w:t>
      </w:r>
    </w:p>
    <w:p w14:paraId="6BF0722B" w14:textId="77777777" w:rsidR="00FF1497" w:rsidRDefault="00200720">
      <w:pPr>
        <w:pStyle w:val="Listenabsatz"/>
        <w:numPr>
          <w:ilvl w:val="0"/>
          <w:numId w:val="13"/>
        </w:numPr>
        <w:jc w:val="both"/>
      </w:pPr>
      <w:r>
        <w:t>Sozialleistungen</w:t>
      </w:r>
    </w:p>
    <w:p w14:paraId="0258C413" w14:textId="77777777" w:rsidR="00FF1497" w:rsidRDefault="00200720">
      <w:pPr>
        <w:pStyle w:val="Listenabsatz"/>
        <w:numPr>
          <w:ilvl w:val="0"/>
          <w:numId w:val="13"/>
        </w:numPr>
        <w:jc w:val="both"/>
      </w:pPr>
      <w:proofErr w:type="spellStart"/>
      <w:r>
        <w:t>Unanbhängig</w:t>
      </w:r>
      <w:proofErr w:type="spellEnd"/>
    </w:p>
    <w:p w14:paraId="2266C879" w14:textId="77777777" w:rsidR="00FF1497" w:rsidRDefault="00FF1497">
      <w:pPr>
        <w:jc w:val="both"/>
      </w:pPr>
    </w:p>
    <w:p w14:paraId="5C258CF2" w14:textId="77777777" w:rsidR="00FF1497" w:rsidRDefault="00FF1497">
      <w:pPr>
        <w:jc w:val="both"/>
      </w:pPr>
    </w:p>
    <w:p w14:paraId="279CF93B" w14:textId="77777777" w:rsidR="00FF1497" w:rsidRDefault="00FF1497">
      <w:pPr>
        <w:jc w:val="both"/>
      </w:pPr>
    </w:p>
    <w:p w14:paraId="4C1213B1" w14:textId="77777777" w:rsidR="00FF1497" w:rsidRDefault="00FF1497">
      <w:pPr>
        <w:jc w:val="both"/>
      </w:pPr>
    </w:p>
    <w:p w14:paraId="6C8A3D2C" w14:textId="77777777" w:rsidR="00FF1497" w:rsidRDefault="00FF1497">
      <w:pPr>
        <w:jc w:val="both"/>
      </w:pPr>
    </w:p>
    <w:p w14:paraId="0E59B2F4" w14:textId="77777777" w:rsidR="00FF1497" w:rsidRDefault="00FF1497">
      <w:pPr>
        <w:jc w:val="both"/>
      </w:pPr>
    </w:p>
    <w:p w14:paraId="2232F8C2" w14:textId="77777777" w:rsidR="00FF1497" w:rsidRDefault="00200720">
      <w:pPr>
        <w:shd w:val="clear" w:color="auto" w:fill="FFFFFF"/>
        <w:spacing w:after="150" w:line="240" w:lineRule="auto"/>
        <w:rPr>
          <w:rFonts w:ascii="National2" w:eastAsia="Times New Roman" w:hAnsi="National2" w:cs="Times New Roman"/>
          <w:color w:val="70AD47" w:themeColor="accent6"/>
          <w:sz w:val="30"/>
          <w:szCs w:val="30"/>
          <w:lang w:eastAsia="de-DE"/>
        </w:rPr>
      </w:pPr>
      <w:r>
        <w:rPr>
          <w:rFonts w:ascii="National2" w:eastAsia="Times New Roman" w:hAnsi="National2" w:cs="Times New Roman"/>
          <w:color w:val="70AD47" w:themeColor="accent6"/>
          <w:sz w:val="30"/>
          <w:szCs w:val="30"/>
          <w:lang w:eastAsia="de-DE"/>
        </w:rPr>
        <w:t>5. Sonstiges</w:t>
      </w:r>
    </w:p>
    <w:p w14:paraId="187DF435" w14:textId="77777777" w:rsidR="00FF1497" w:rsidRDefault="00200720">
      <w:pPr>
        <w:pStyle w:val="Listenabsatz"/>
        <w:jc w:val="both"/>
      </w:pPr>
      <w:r>
        <w:t>17. Sollten Sie noch Ansichten und Anliegen zum Thema Wohnen mit Assistenzbedarf haben, können Sie diese hier gerne schildern.</w:t>
      </w:r>
    </w:p>
    <w:tbl>
      <w:tblPr>
        <w:tblStyle w:val="Tabellenraster"/>
        <w:tblW w:w="8296" w:type="dxa"/>
        <w:tblInd w:w="720" w:type="dxa"/>
        <w:tblLayout w:type="fixed"/>
        <w:tblLook w:val="04A0" w:firstRow="1" w:lastRow="0" w:firstColumn="1" w:lastColumn="0" w:noHBand="0" w:noVBand="1"/>
      </w:tblPr>
      <w:tblGrid>
        <w:gridCol w:w="8296"/>
      </w:tblGrid>
      <w:tr w:rsidR="00FF1497" w14:paraId="4A41CEFB" w14:textId="77777777">
        <w:tc>
          <w:tcPr>
            <w:tcW w:w="8296" w:type="dxa"/>
          </w:tcPr>
          <w:p w14:paraId="330E64E7" w14:textId="77777777" w:rsidR="00FF1497" w:rsidRDefault="00FF1497">
            <w:pPr>
              <w:pStyle w:val="Listenabsatz"/>
              <w:spacing w:after="0" w:line="240" w:lineRule="auto"/>
              <w:ind w:left="0"/>
              <w:jc w:val="both"/>
              <w:rPr>
                <w:rFonts w:eastAsia="Calibri"/>
              </w:rPr>
            </w:pPr>
          </w:p>
        </w:tc>
      </w:tr>
    </w:tbl>
    <w:p w14:paraId="59AE3D96" w14:textId="77777777" w:rsidR="00FF1497" w:rsidRDefault="00FF1497">
      <w:pPr>
        <w:jc w:val="both"/>
        <w:rPr>
          <w:color w:val="70AD47" w:themeColor="accent6"/>
        </w:rPr>
      </w:pPr>
    </w:p>
    <w:p w14:paraId="0C7D8B7F" w14:textId="77777777" w:rsidR="00FF1497" w:rsidRDefault="00FF1497">
      <w:pPr>
        <w:jc w:val="both"/>
        <w:rPr>
          <w:color w:val="70AD47" w:themeColor="accent6"/>
        </w:rPr>
      </w:pPr>
    </w:p>
    <w:p w14:paraId="475D3F1C" w14:textId="77777777" w:rsidR="00FF1497" w:rsidRDefault="00FF1497">
      <w:pPr>
        <w:jc w:val="both"/>
        <w:rPr>
          <w:color w:val="70AD47" w:themeColor="accent6"/>
        </w:rPr>
      </w:pPr>
    </w:p>
    <w:p w14:paraId="5F4AE2F2" w14:textId="77777777" w:rsidR="00FF1497" w:rsidRDefault="00200720">
      <w:pPr>
        <w:shd w:val="clear" w:color="auto" w:fill="FFFFFF"/>
        <w:spacing w:after="150" w:line="240" w:lineRule="auto"/>
        <w:rPr>
          <w:rFonts w:ascii="National2" w:eastAsia="Times New Roman" w:hAnsi="National2" w:cs="Times New Roman"/>
          <w:color w:val="70AD47" w:themeColor="accent6"/>
          <w:sz w:val="30"/>
          <w:szCs w:val="30"/>
          <w:lang w:eastAsia="de-DE"/>
        </w:rPr>
      </w:pPr>
      <w:r>
        <w:rPr>
          <w:rFonts w:ascii="National2" w:eastAsia="Times New Roman" w:hAnsi="National2" w:cs="Times New Roman"/>
          <w:color w:val="70AD47" w:themeColor="accent6"/>
          <w:sz w:val="30"/>
          <w:szCs w:val="30"/>
          <w:lang w:eastAsia="de-DE"/>
        </w:rPr>
        <w:t>6. Demographische Daten</w:t>
      </w:r>
    </w:p>
    <w:p w14:paraId="56F14C95" w14:textId="77777777" w:rsidR="00FF1497" w:rsidRDefault="00200720">
      <w:pPr>
        <w:pStyle w:val="Listenabsatz"/>
        <w:jc w:val="both"/>
      </w:pPr>
      <w:r>
        <w:t>18. In welchem Jahr sind Sie geboren?</w:t>
      </w:r>
    </w:p>
    <w:tbl>
      <w:tblPr>
        <w:tblStyle w:val="Tabellenraster"/>
        <w:tblW w:w="8296" w:type="dxa"/>
        <w:tblInd w:w="720" w:type="dxa"/>
        <w:tblLayout w:type="fixed"/>
        <w:tblLook w:val="04A0" w:firstRow="1" w:lastRow="0" w:firstColumn="1" w:lastColumn="0" w:noHBand="0" w:noVBand="1"/>
      </w:tblPr>
      <w:tblGrid>
        <w:gridCol w:w="8296"/>
      </w:tblGrid>
      <w:tr w:rsidR="00FF1497" w14:paraId="4DD8CE03" w14:textId="77777777">
        <w:tc>
          <w:tcPr>
            <w:tcW w:w="8296" w:type="dxa"/>
          </w:tcPr>
          <w:p w14:paraId="0213D4D6" w14:textId="77777777" w:rsidR="00FF1497" w:rsidRDefault="00FF1497">
            <w:pPr>
              <w:pStyle w:val="Listenabsatz"/>
              <w:spacing w:after="0" w:line="240" w:lineRule="auto"/>
              <w:ind w:left="0"/>
              <w:jc w:val="both"/>
              <w:rPr>
                <w:rFonts w:eastAsia="Calibri"/>
              </w:rPr>
            </w:pPr>
          </w:p>
        </w:tc>
      </w:tr>
    </w:tbl>
    <w:p w14:paraId="116432BF" w14:textId="77777777" w:rsidR="00FF1497" w:rsidRDefault="00FF1497">
      <w:pPr>
        <w:pStyle w:val="Listenabsatz"/>
        <w:jc w:val="both"/>
      </w:pPr>
    </w:p>
    <w:p w14:paraId="4BFB71D9" w14:textId="77777777" w:rsidR="00FF1497" w:rsidRDefault="00FF1497">
      <w:pPr>
        <w:pStyle w:val="Listenabsatz"/>
        <w:jc w:val="both"/>
      </w:pPr>
    </w:p>
    <w:p w14:paraId="084B6EF9" w14:textId="77777777" w:rsidR="00FF1497" w:rsidRDefault="00200720">
      <w:pPr>
        <w:pStyle w:val="Listenabsatz"/>
        <w:jc w:val="both"/>
      </w:pPr>
      <w:r>
        <w:t>19.*Welchem Geschlecht fühlen Sie sich zugehörig?</w:t>
      </w:r>
    </w:p>
    <w:p w14:paraId="50ECF177" w14:textId="77777777" w:rsidR="00FF1497" w:rsidRDefault="00200720">
      <w:pPr>
        <w:pStyle w:val="Listenabsatz"/>
        <w:jc w:val="both"/>
      </w:pPr>
      <w:r>
        <w:t xml:space="preserve">    </w:t>
      </w:r>
    </w:p>
    <w:p w14:paraId="2CF8461D" w14:textId="77777777" w:rsidR="00FF1497" w:rsidRDefault="00200720">
      <w:pPr>
        <w:pStyle w:val="Listenabsatz"/>
        <w:numPr>
          <w:ilvl w:val="0"/>
          <w:numId w:val="14"/>
        </w:numPr>
        <w:jc w:val="both"/>
      </w:pPr>
      <w:r>
        <w:t>Weiblich</w:t>
      </w:r>
    </w:p>
    <w:p w14:paraId="4BA67EE1" w14:textId="77777777" w:rsidR="00FF1497" w:rsidRDefault="00200720">
      <w:pPr>
        <w:pStyle w:val="Listenabsatz"/>
        <w:numPr>
          <w:ilvl w:val="0"/>
          <w:numId w:val="14"/>
        </w:numPr>
        <w:jc w:val="both"/>
      </w:pPr>
      <w:r>
        <w:t>Männlich</w:t>
      </w:r>
    </w:p>
    <w:p w14:paraId="4D5E6E5B" w14:textId="77777777" w:rsidR="00FF1497" w:rsidRDefault="00200720">
      <w:pPr>
        <w:pStyle w:val="Listenabsatz"/>
        <w:numPr>
          <w:ilvl w:val="0"/>
          <w:numId w:val="14"/>
        </w:numPr>
        <w:jc w:val="both"/>
      </w:pPr>
      <w:r>
        <w:t>Divers</w:t>
      </w:r>
    </w:p>
    <w:p w14:paraId="3ABC7320" w14:textId="77777777" w:rsidR="00FF1497" w:rsidRDefault="00FF1497">
      <w:pPr>
        <w:jc w:val="both"/>
      </w:pPr>
    </w:p>
    <w:p w14:paraId="6A9952D6" w14:textId="77777777" w:rsidR="00FF1497" w:rsidRDefault="00200720">
      <w:pPr>
        <w:pStyle w:val="Listenabsatz"/>
        <w:jc w:val="both"/>
      </w:pPr>
      <w:r>
        <w:t>20.*Welche Art der Beeinträchtigung haben Sie?</w:t>
      </w:r>
    </w:p>
    <w:p w14:paraId="170BCF22" w14:textId="77777777" w:rsidR="00FF1497" w:rsidRDefault="00200720">
      <w:pPr>
        <w:pStyle w:val="Listenabsatz"/>
        <w:jc w:val="both"/>
      </w:pPr>
      <w:r>
        <w:t xml:space="preserve">      </w:t>
      </w:r>
    </w:p>
    <w:p w14:paraId="3B161AB4" w14:textId="77777777" w:rsidR="00FF1497" w:rsidRDefault="00200720">
      <w:pPr>
        <w:pStyle w:val="Listenabsatz"/>
        <w:numPr>
          <w:ilvl w:val="0"/>
          <w:numId w:val="15"/>
        </w:numPr>
        <w:jc w:val="both"/>
      </w:pPr>
      <w:r>
        <w:t>Geistige Behinderung</w:t>
      </w:r>
    </w:p>
    <w:p w14:paraId="5A0B2C94" w14:textId="77777777" w:rsidR="00FF1497" w:rsidRDefault="00200720">
      <w:pPr>
        <w:pStyle w:val="Listenabsatz"/>
        <w:numPr>
          <w:ilvl w:val="0"/>
          <w:numId w:val="15"/>
        </w:numPr>
        <w:jc w:val="both"/>
      </w:pPr>
      <w:r>
        <w:t>Körperliche Behinderung</w:t>
      </w:r>
    </w:p>
    <w:p w14:paraId="79BA04A7" w14:textId="77777777" w:rsidR="00FF1497" w:rsidRDefault="00200720">
      <w:pPr>
        <w:pStyle w:val="Listenabsatz"/>
        <w:numPr>
          <w:ilvl w:val="0"/>
          <w:numId w:val="15"/>
        </w:numPr>
        <w:jc w:val="both"/>
      </w:pPr>
      <w:r>
        <w:t>Sinnesbehinderung</w:t>
      </w:r>
    </w:p>
    <w:p w14:paraId="7051612B" w14:textId="77777777" w:rsidR="00FF1497" w:rsidRDefault="00200720">
      <w:pPr>
        <w:pStyle w:val="Listenabsatz"/>
        <w:numPr>
          <w:ilvl w:val="0"/>
          <w:numId w:val="15"/>
        </w:numPr>
        <w:jc w:val="both"/>
      </w:pPr>
      <w:r>
        <w:t>Psychische Behinderung</w:t>
      </w:r>
    </w:p>
    <w:p w14:paraId="7D099B0A" w14:textId="77777777" w:rsidR="00FF1497" w:rsidRDefault="00200720">
      <w:pPr>
        <w:pStyle w:val="Listenabsatz"/>
        <w:numPr>
          <w:ilvl w:val="0"/>
          <w:numId w:val="15"/>
        </w:numPr>
        <w:jc w:val="both"/>
      </w:pPr>
      <w:r>
        <w:t>Keine</w:t>
      </w:r>
    </w:p>
    <w:p w14:paraId="748DC88A" w14:textId="77777777" w:rsidR="00FF1497" w:rsidRDefault="00200720">
      <w:pPr>
        <w:pStyle w:val="Listenabsatz"/>
        <w:ind w:left="1440"/>
        <w:jc w:val="both"/>
      </w:pPr>
      <w:r>
        <w:t>Sonstiges (bitte angeben):</w:t>
      </w:r>
    </w:p>
    <w:tbl>
      <w:tblPr>
        <w:tblStyle w:val="Tabellenraster"/>
        <w:tblW w:w="7576" w:type="dxa"/>
        <w:tblInd w:w="1440" w:type="dxa"/>
        <w:tblLayout w:type="fixed"/>
        <w:tblLook w:val="04A0" w:firstRow="1" w:lastRow="0" w:firstColumn="1" w:lastColumn="0" w:noHBand="0" w:noVBand="1"/>
      </w:tblPr>
      <w:tblGrid>
        <w:gridCol w:w="7576"/>
      </w:tblGrid>
      <w:tr w:rsidR="00FF1497" w14:paraId="5B721207" w14:textId="77777777">
        <w:tc>
          <w:tcPr>
            <w:tcW w:w="7576" w:type="dxa"/>
          </w:tcPr>
          <w:p w14:paraId="7E534459" w14:textId="77777777" w:rsidR="00FF1497" w:rsidRDefault="00FF1497">
            <w:pPr>
              <w:pStyle w:val="Listenabsatz"/>
              <w:jc w:val="both"/>
              <w:rPr>
                <w:rFonts w:eastAsia="Calibri"/>
              </w:rPr>
            </w:pPr>
          </w:p>
        </w:tc>
      </w:tr>
    </w:tbl>
    <w:p w14:paraId="422A6E95" w14:textId="77777777" w:rsidR="00FF1497" w:rsidRDefault="00FF1497">
      <w:pPr>
        <w:pStyle w:val="Listenabsatz"/>
        <w:jc w:val="both"/>
      </w:pPr>
    </w:p>
    <w:p w14:paraId="70E13460" w14:textId="77777777" w:rsidR="00FF1497" w:rsidRDefault="00FF1497">
      <w:pPr>
        <w:pStyle w:val="Listenabsatz"/>
        <w:jc w:val="both"/>
      </w:pPr>
    </w:p>
    <w:p w14:paraId="0AA33672" w14:textId="77777777" w:rsidR="00FF1497" w:rsidRDefault="00200720">
      <w:pPr>
        <w:pStyle w:val="Listenabsatz"/>
        <w:jc w:val="both"/>
      </w:pPr>
      <w:r>
        <w:t>21. Wie hoch ist Ihr Pflege- und Assistenzbedarf?</w:t>
      </w:r>
    </w:p>
    <w:p w14:paraId="326C78B9" w14:textId="77777777" w:rsidR="00FF1497" w:rsidRDefault="00200720">
      <w:pPr>
        <w:pStyle w:val="Listenabsatz"/>
        <w:jc w:val="both"/>
      </w:pPr>
      <w:r>
        <w:t xml:space="preserve">      </w:t>
      </w:r>
    </w:p>
    <w:p w14:paraId="06602BB9" w14:textId="77777777" w:rsidR="00FF1497" w:rsidRDefault="00200720">
      <w:pPr>
        <w:pStyle w:val="Listenabsatz"/>
        <w:numPr>
          <w:ilvl w:val="0"/>
          <w:numId w:val="16"/>
        </w:numPr>
        <w:jc w:val="both"/>
      </w:pPr>
      <w:r>
        <w:t>Ich habe keinen Bedarf.</w:t>
      </w:r>
    </w:p>
    <w:p w14:paraId="327A1BDE" w14:textId="77777777" w:rsidR="00FF1497" w:rsidRDefault="00200720" w:rsidP="003D56AC">
      <w:pPr>
        <w:pStyle w:val="Listenabsatz"/>
        <w:numPr>
          <w:ilvl w:val="0"/>
          <w:numId w:val="16"/>
        </w:numPr>
        <w:jc w:val="both"/>
      </w:pPr>
      <w:r>
        <w:t>Ich habe einen Pflegegrad (bitte Pflegegrad und Höhe des Assistenzbedarfs angeben):</w:t>
      </w:r>
    </w:p>
    <w:tbl>
      <w:tblPr>
        <w:tblStyle w:val="Tabellenraster"/>
        <w:tblW w:w="7576" w:type="dxa"/>
        <w:tblInd w:w="1440" w:type="dxa"/>
        <w:tblLayout w:type="fixed"/>
        <w:tblLook w:val="04A0" w:firstRow="1" w:lastRow="0" w:firstColumn="1" w:lastColumn="0" w:noHBand="0" w:noVBand="1"/>
      </w:tblPr>
      <w:tblGrid>
        <w:gridCol w:w="7576"/>
      </w:tblGrid>
      <w:tr w:rsidR="00FF1497" w14:paraId="404244A9" w14:textId="77777777">
        <w:tc>
          <w:tcPr>
            <w:tcW w:w="7576" w:type="dxa"/>
          </w:tcPr>
          <w:p w14:paraId="118BEE51" w14:textId="77777777" w:rsidR="00FF1497" w:rsidRDefault="00FF1497">
            <w:pPr>
              <w:pStyle w:val="Listenabsatz"/>
              <w:spacing w:after="0" w:line="240" w:lineRule="auto"/>
              <w:ind w:left="0"/>
              <w:jc w:val="both"/>
              <w:rPr>
                <w:rFonts w:eastAsia="Calibri"/>
              </w:rPr>
            </w:pPr>
          </w:p>
        </w:tc>
      </w:tr>
    </w:tbl>
    <w:p w14:paraId="4950D9D1" w14:textId="77777777" w:rsidR="00FF1497" w:rsidRDefault="00FF1497">
      <w:pPr>
        <w:pStyle w:val="Listenabsatz"/>
        <w:ind w:left="1440"/>
        <w:jc w:val="both"/>
      </w:pPr>
    </w:p>
    <w:p w14:paraId="3DC0F946" w14:textId="77777777" w:rsidR="00FF1497" w:rsidRDefault="00FF1497">
      <w:pPr>
        <w:pStyle w:val="Listenabsatz"/>
        <w:ind w:left="1440"/>
        <w:jc w:val="both"/>
      </w:pPr>
    </w:p>
    <w:p w14:paraId="2F27BDCF" w14:textId="77777777" w:rsidR="00FF1497" w:rsidRDefault="00FF1497">
      <w:pPr>
        <w:pStyle w:val="Listenabsatz"/>
        <w:ind w:left="1440"/>
        <w:jc w:val="both"/>
      </w:pPr>
    </w:p>
    <w:p w14:paraId="22A97DB3" w14:textId="77777777" w:rsidR="00FF1497" w:rsidRDefault="00FF1497">
      <w:pPr>
        <w:pStyle w:val="Listenabsatz"/>
        <w:ind w:left="1440"/>
        <w:jc w:val="both"/>
      </w:pPr>
    </w:p>
    <w:p w14:paraId="5B480B26" w14:textId="77777777" w:rsidR="00FF1497" w:rsidRDefault="00FF1497">
      <w:pPr>
        <w:pStyle w:val="Listenabsatz"/>
        <w:ind w:left="1440"/>
        <w:jc w:val="both"/>
      </w:pPr>
    </w:p>
    <w:p w14:paraId="75E0A9D0" w14:textId="77777777" w:rsidR="00FF1497" w:rsidRDefault="00200720">
      <w:pPr>
        <w:shd w:val="clear" w:color="auto" w:fill="FFFFFF"/>
        <w:spacing w:after="150" w:line="240" w:lineRule="auto"/>
        <w:rPr>
          <w:rFonts w:ascii="National2" w:eastAsia="Times New Roman" w:hAnsi="National2" w:cs="Times New Roman"/>
          <w:color w:val="70AD47" w:themeColor="accent6"/>
          <w:sz w:val="30"/>
          <w:szCs w:val="30"/>
          <w:lang w:eastAsia="de-DE"/>
        </w:rPr>
      </w:pPr>
      <w:r>
        <w:rPr>
          <w:rFonts w:ascii="National2" w:eastAsia="Times New Roman" w:hAnsi="National2" w:cs="Times New Roman"/>
          <w:color w:val="70AD47" w:themeColor="accent6"/>
          <w:sz w:val="30"/>
          <w:szCs w:val="30"/>
          <w:lang w:eastAsia="de-DE"/>
        </w:rPr>
        <w:t>7. Demographische Daten Angehörige</w:t>
      </w:r>
    </w:p>
    <w:p w14:paraId="46DF77D0" w14:textId="77777777" w:rsidR="00FF1497" w:rsidRDefault="00200720">
      <w:pPr>
        <w:jc w:val="both"/>
      </w:pPr>
      <w:r>
        <w:t>Sollten Sie die Umfrage für eine andere Person ausgefüllt haben, können Sie hier Ihre eigenen demographischen Daten angeben. Wenn Sie diese Umfrage selbstständig ausgefüllt haben, können Sie den Fragebogen nun abschicken.</w:t>
      </w:r>
    </w:p>
    <w:p w14:paraId="06044C18" w14:textId="77777777" w:rsidR="00FF1497" w:rsidRDefault="00FF1497">
      <w:pPr>
        <w:pStyle w:val="Listenabsatz"/>
        <w:jc w:val="both"/>
      </w:pPr>
    </w:p>
    <w:p w14:paraId="6DE7ECEA" w14:textId="77777777" w:rsidR="00FF1497" w:rsidRDefault="00200720">
      <w:pPr>
        <w:pStyle w:val="Listenabsatz"/>
      </w:pPr>
      <w:r>
        <w:t>22. Sind Sie Angehörige*r oder Assistenz</w:t>
      </w:r>
      <w:r w:rsidR="005903A3">
        <w:t>kraft</w:t>
      </w:r>
      <w:r>
        <w:t xml:space="preserve"> eines Menschen mit Behinderung?</w:t>
      </w:r>
    </w:p>
    <w:p w14:paraId="7578AFAF" w14:textId="77777777" w:rsidR="00FF1497" w:rsidRDefault="00200720">
      <w:pPr>
        <w:pStyle w:val="Listenabsatz"/>
        <w:jc w:val="both"/>
      </w:pPr>
      <w:r>
        <w:t xml:space="preserve">     </w:t>
      </w:r>
    </w:p>
    <w:p w14:paraId="31F8D552" w14:textId="77777777" w:rsidR="00FF1497" w:rsidRDefault="00200720">
      <w:pPr>
        <w:pStyle w:val="Listenabsatz"/>
        <w:numPr>
          <w:ilvl w:val="0"/>
          <w:numId w:val="16"/>
        </w:numPr>
        <w:jc w:val="both"/>
      </w:pPr>
      <w:r>
        <w:t>Ja, Angehörige*r</w:t>
      </w:r>
    </w:p>
    <w:p w14:paraId="321C714C" w14:textId="77777777" w:rsidR="00FF1497" w:rsidRDefault="00200720">
      <w:pPr>
        <w:pStyle w:val="Listenabsatz"/>
        <w:numPr>
          <w:ilvl w:val="0"/>
          <w:numId w:val="16"/>
        </w:numPr>
        <w:jc w:val="both"/>
      </w:pPr>
      <w:r>
        <w:t>Ja, Assistenzkraft</w:t>
      </w:r>
    </w:p>
    <w:p w14:paraId="08334788" w14:textId="77777777" w:rsidR="00FF1497" w:rsidRDefault="00200720">
      <w:pPr>
        <w:ind w:left="1080"/>
        <w:jc w:val="both"/>
      </w:pPr>
      <w:r>
        <w:t>Sonstiges (bitte angeben):</w:t>
      </w:r>
    </w:p>
    <w:tbl>
      <w:tblPr>
        <w:tblStyle w:val="Tabellenraster"/>
        <w:tblW w:w="7936" w:type="dxa"/>
        <w:tblInd w:w="1080" w:type="dxa"/>
        <w:tblLayout w:type="fixed"/>
        <w:tblLook w:val="04A0" w:firstRow="1" w:lastRow="0" w:firstColumn="1" w:lastColumn="0" w:noHBand="0" w:noVBand="1"/>
      </w:tblPr>
      <w:tblGrid>
        <w:gridCol w:w="7936"/>
      </w:tblGrid>
      <w:tr w:rsidR="00FF1497" w14:paraId="2223C66F" w14:textId="77777777">
        <w:tc>
          <w:tcPr>
            <w:tcW w:w="7936" w:type="dxa"/>
          </w:tcPr>
          <w:p w14:paraId="324BD47E" w14:textId="77777777" w:rsidR="00FF1497" w:rsidRDefault="00FF1497">
            <w:pPr>
              <w:spacing w:after="0" w:line="240" w:lineRule="auto"/>
              <w:jc w:val="both"/>
              <w:rPr>
                <w:rFonts w:eastAsia="Calibri"/>
              </w:rPr>
            </w:pPr>
          </w:p>
        </w:tc>
      </w:tr>
    </w:tbl>
    <w:p w14:paraId="51804FF0" w14:textId="77777777" w:rsidR="00FF1497" w:rsidRDefault="00FF1497">
      <w:pPr>
        <w:ind w:left="1080"/>
        <w:jc w:val="both"/>
      </w:pPr>
    </w:p>
    <w:p w14:paraId="42878C32" w14:textId="77777777" w:rsidR="00FF1497" w:rsidRDefault="00FF1497">
      <w:pPr>
        <w:ind w:left="360"/>
        <w:jc w:val="both"/>
      </w:pPr>
    </w:p>
    <w:p w14:paraId="651A241E" w14:textId="77777777" w:rsidR="00FF1497" w:rsidRDefault="00200720">
      <w:pPr>
        <w:pStyle w:val="Listenabsatz"/>
        <w:jc w:val="both"/>
      </w:pPr>
      <w:r>
        <w:t>23. In welchem Jahr sind Sie geboren?</w:t>
      </w:r>
    </w:p>
    <w:p w14:paraId="36E87774" w14:textId="77777777" w:rsidR="00FF1497" w:rsidRDefault="00200720">
      <w:pPr>
        <w:pStyle w:val="Listenabsatz"/>
        <w:jc w:val="both"/>
      </w:pPr>
      <w:r>
        <w:t xml:space="preserve">      Bitte angeben:</w:t>
      </w:r>
    </w:p>
    <w:tbl>
      <w:tblPr>
        <w:tblStyle w:val="Tabellenraster"/>
        <w:tblW w:w="7936" w:type="dxa"/>
        <w:tblInd w:w="1080" w:type="dxa"/>
        <w:tblLayout w:type="fixed"/>
        <w:tblLook w:val="04A0" w:firstRow="1" w:lastRow="0" w:firstColumn="1" w:lastColumn="0" w:noHBand="0" w:noVBand="1"/>
      </w:tblPr>
      <w:tblGrid>
        <w:gridCol w:w="7936"/>
      </w:tblGrid>
      <w:tr w:rsidR="00FF1497" w14:paraId="75F19CA1" w14:textId="77777777">
        <w:tc>
          <w:tcPr>
            <w:tcW w:w="7936" w:type="dxa"/>
          </w:tcPr>
          <w:p w14:paraId="0F3B6DD7" w14:textId="77777777" w:rsidR="00FF1497" w:rsidRDefault="00FF1497">
            <w:pPr>
              <w:spacing w:after="0" w:line="240" w:lineRule="auto"/>
              <w:jc w:val="both"/>
              <w:rPr>
                <w:rFonts w:eastAsia="Calibri"/>
              </w:rPr>
            </w:pPr>
          </w:p>
        </w:tc>
      </w:tr>
    </w:tbl>
    <w:p w14:paraId="5112D049" w14:textId="77777777" w:rsidR="00FF1497" w:rsidRDefault="00FF1497">
      <w:pPr>
        <w:pStyle w:val="Listenabsatz"/>
        <w:jc w:val="both"/>
      </w:pPr>
    </w:p>
    <w:p w14:paraId="59CD6DD7" w14:textId="77777777" w:rsidR="00FF1497" w:rsidRDefault="00200720">
      <w:pPr>
        <w:pStyle w:val="Listenabsatz"/>
        <w:jc w:val="both"/>
      </w:pPr>
      <w:r>
        <w:t xml:space="preserve">     </w:t>
      </w:r>
    </w:p>
    <w:p w14:paraId="38FBAB78" w14:textId="77777777" w:rsidR="00FF1497" w:rsidRDefault="00200720">
      <w:pPr>
        <w:ind w:left="360"/>
        <w:jc w:val="both"/>
      </w:pPr>
      <w:r>
        <w:t>24. Welchem Geschlecht fühlen Sie sich zugehörig?</w:t>
      </w:r>
    </w:p>
    <w:p w14:paraId="29EDF6AF" w14:textId="77777777" w:rsidR="00FF1497" w:rsidRDefault="00200720">
      <w:pPr>
        <w:pStyle w:val="Listenabsatz"/>
        <w:numPr>
          <w:ilvl w:val="0"/>
          <w:numId w:val="17"/>
        </w:numPr>
        <w:jc w:val="both"/>
      </w:pPr>
      <w:r>
        <w:t>Weiblich</w:t>
      </w:r>
    </w:p>
    <w:p w14:paraId="291D541E" w14:textId="77777777" w:rsidR="00FF1497" w:rsidRDefault="00200720">
      <w:pPr>
        <w:pStyle w:val="Listenabsatz"/>
        <w:numPr>
          <w:ilvl w:val="0"/>
          <w:numId w:val="17"/>
        </w:numPr>
        <w:jc w:val="both"/>
      </w:pPr>
      <w:r>
        <w:t>Männlich</w:t>
      </w:r>
    </w:p>
    <w:p w14:paraId="6530D3BE" w14:textId="77777777" w:rsidR="00FF1497" w:rsidRDefault="00200720">
      <w:pPr>
        <w:pStyle w:val="Listenabsatz"/>
        <w:numPr>
          <w:ilvl w:val="0"/>
          <w:numId w:val="17"/>
        </w:numPr>
        <w:jc w:val="both"/>
      </w:pPr>
      <w:r>
        <w:t>Divers</w:t>
      </w:r>
    </w:p>
    <w:p w14:paraId="1D381FDB" w14:textId="77777777" w:rsidR="00FF1497" w:rsidRDefault="00FF1497">
      <w:pPr>
        <w:jc w:val="both"/>
      </w:pPr>
    </w:p>
    <w:p w14:paraId="0D2AC364" w14:textId="77777777" w:rsidR="00FF1497" w:rsidRDefault="00200720">
      <w:pPr>
        <w:ind w:left="360"/>
        <w:jc w:val="both"/>
      </w:pPr>
      <w:r>
        <w:t>25. Sollten Sie noch Ansichten und Anliegen zum Thema Wohnen mit Assistenzbedarf haben, können Sie diese hier gerne schildern.</w:t>
      </w:r>
    </w:p>
    <w:tbl>
      <w:tblPr>
        <w:tblStyle w:val="Tabellenraster"/>
        <w:tblW w:w="8656" w:type="dxa"/>
        <w:tblInd w:w="360" w:type="dxa"/>
        <w:tblLayout w:type="fixed"/>
        <w:tblLook w:val="04A0" w:firstRow="1" w:lastRow="0" w:firstColumn="1" w:lastColumn="0" w:noHBand="0" w:noVBand="1"/>
      </w:tblPr>
      <w:tblGrid>
        <w:gridCol w:w="8656"/>
      </w:tblGrid>
      <w:tr w:rsidR="00FF1497" w14:paraId="78C39BB7" w14:textId="77777777">
        <w:tc>
          <w:tcPr>
            <w:tcW w:w="8656" w:type="dxa"/>
          </w:tcPr>
          <w:p w14:paraId="3C969AF6" w14:textId="77777777" w:rsidR="00FF1497" w:rsidRDefault="00FF1497">
            <w:pPr>
              <w:spacing w:after="0" w:line="240" w:lineRule="auto"/>
              <w:jc w:val="both"/>
              <w:rPr>
                <w:rFonts w:eastAsia="Calibri"/>
              </w:rPr>
            </w:pPr>
          </w:p>
        </w:tc>
      </w:tr>
    </w:tbl>
    <w:p w14:paraId="0339BF35" w14:textId="77777777" w:rsidR="00FF1497" w:rsidRDefault="00FF1497">
      <w:pPr>
        <w:jc w:val="both"/>
      </w:pPr>
    </w:p>
    <w:p w14:paraId="59691451" w14:textId="77777777" w:rsidR="00FF1497" w:rsidRDefault="00FF1497">
      <w:pPr>
        <w:jc w:val="both"/>
      </w:pPr>
    </w:p>
    <w:sectPr w:rsidR="00FF149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National2">
    <w:altName w:val="Times New Roman"/>
    <w:charset w:val="01"/>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470F1"/>
    <w:multiLevelType w:val="multilevel"/>
    <w:tmpl w:val="5FD4CF48"/>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147F0B87"/>
    <w:multiLevelType w:val="multilevel"/>
    <w:tmpl w:val="D94274E8"/>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168D493C"/>
    <w:multiLevelType w:val="hybridMultilevel"/>
    <w:tmpl w:val="71E27430"/>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17A00924"/>
    <w:multiLevelType w:val="multilevel"/>
    <w:tmpl w:val="A9B6167A"/>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62677E"/>
    <w:multiLevelType w:val="hybridMultilevel"/>
    <w:tmpl w:val="24AE93B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1C9831A9"/>
    <w:multiLevelType w:val="multilevel"/>
    <w:tmpl w:val="DE482468"/>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1F3567FE"/>
    <w:multiLevelType w:val="multilevel"/>
    <w:tmpl w:val="907ECDA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2B36753D"/>
    <w:multiLevelType w:val="multilevel"/>
    <w:tmpl w:val="EF80C3A8"/>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15:restartNumberingAfterBreak="0">
    <w:nsid w:val="2B77389D"/>
    <w:multiLevelType w:val="multilevel"/>
    <w:tmpl w:val="204EABEA"/>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2BCA313E"/>
    <w:multiLevelType w:val="multilevel"/>
    <w:tmpl w:val="977018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CA97BBB"/>
    <w:multiLevelType w:val="multilevel"/>
    <w:tmpl w:val="0FF6A8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3D924EC"/>
    <w:multiLevelType w:val="multilevel"/>
    <w:tmpl w:val="485E8F6E"/>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4A027D71"/>
    <w:multiLevelType w:val="multilevel"/>
    <w:tmpl w:val="48984C7A"/>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53CE5F69"/>
    <w:multiLevelType w:val="multilevel"/>
    <w:tmpl w:val="0EA67D1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15:restartNumberingAfterBreak="0">
    <w:nsid w:val="67B00D20"/>
    <w:multiLevelType w:val="multilevel"/>
    <w:tmpl w:val="55B09C7E"/>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6C7760F8"/>
    <w:multiLevelType w:val="multilevel"/>
    <w:tmpl w:val="A47E142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70CF0F13"/>
    <w:multiLevelType w:val="multilevel"/>
    <w:tmpl w:val="0EDA380E"/>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15:restartNumberingAfterBreak="0">
    <w:nsid w:val="784C5C23"/>
    <w:multiLevelType w:val="multilevel"/>
    <w:tmpl w:val="C7C099BC"/>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8" w15:restartNumberingAfterBreak="0">
    <w:nsid w:val="7A270117"/>
    <w:multiLevelType w:val="multilevel"/>
    <w:tmpl w:val="0CC0934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9" w15:restartNumberingAfterBreak="0">
    <w:nsid w:val="7FE723B6"/>
    <w:multiLevelType w:val="multilevel"/>
    <w:tmpl w:val="73BC9052"/>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370106299">
    <w:abstractNumId w:val="8"/>
  </w:num>
  <w:num w:numId="2" w16cid:durableId="1727409366">
    <w:abstractNumId w:val="14"/>
  </w:num>
  <w:num w:numId="3" w16cid:durableId="50426564">
    <w:abstractNumId w:val="3"/>
  </w:num>
  <w:num w:numId="4" w16cid:durableId="1358894884">
    <w:abstractNumId w:val="12"/>
  </w:num>
  <w:num w:numId="5" w16cid:durableId="949431225">
    <w:abstractNumId w:val="9"/>
  </w:num>
  <w:num w:numId="6" w16cid:durableId="185213744">
    <w:abstractNumId w:val="15"/>
  </w:num>
  <w:num w:numId="7" w16cid:durableId="1130246319">
    <w:abstractNumId w:val="19"/>
  </w:num>
  <w:num w:numId="8" w16cid:durableId="1360466680">
    <w:abstractNumId w:val="0"/>
  </w:num>
  <w:num w:numId="9" w16cid:durableId="1390150602">
    <w:abstractNumId w:val="13"/>
  </w:num>
  <w:num w:numId="10" w16cid:durableId="492986690">
    <w:abstractNumId w:val="6"/>
  </w:num>
  <w:num w:numId="11" w16cid:durableId="1267031808">
    <w:abstractNumId w:val="18"/>
  </w:num>
  <w:num w:numId="12" w16cid:durableId="1326937597">
    <w:abstractNumId w:val="5"/>
  </w:num>
  <w:num w:numId="13" w16cid:durableId="890771472">
    <w:abstractNumId w:val="1"/>
  </w:num>
  <w:num w:numId="14" w16cid:durableId="135800771">
    <w:abstractNumId w:val="7"/>
  </w:num>
  <w:num w:numId="15" w16cid:durableId="743912242">
    <w:abstractNumId w:val="11"/>
  </w:num>
  <w:num w:numId="16" w16cid:durableId="575628180">
    <w:abstractNumId w:val="16"/>
  </w:num>
  <w:num w:numId="17" w16cid:durableId="112134189">
    <w:abstractNumId w:val="17"/>
  </w:num>
  <w:num w:numId="18" w16cid:durableId="1181816515">
    <w:abstractNumId w:val="10"/>
  </w:num>
  <w:num w:numId="19" w16cid:durableId="324164844">
    <w:abstractNumId w:val="4"/>
  </w:num>
  <w:num w:numId="20" w16cid:durableId="8933517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kel, Giannina">
    <w15:presenceInfo w15:providerId="AD" w15:userId="S-1-5-21-2449538597-3388387799-522160694-787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97"/>
    <w:rsid w:val="00104436"/>
    <w:rsid w:val="00200720"/>
    <w:rsid w:val="003D56AC"/>
    <w:rsid w:val="004F298C"/>
    <w:rsid w:val="005903A3"/>
    <w:rsid w:val="00671331"/>
    <w:rsid w:val="00A23E7A"/>
    <w:rsid w:val="00D74446"/>
    <w:rsid w:val="00FF1497"/>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0681"/>
  <w15:docId w15:val="{7DF02125-3D59-4B18-AA28-98F25FDEC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72144"/>
    <w:pPr>
      <w:spacing w:after="160" w:line="259" w:lineRule="auto"/>
    </w:pPr>
    <w:rPr>
      <w:rFonts w:ascii="Arial" w:hAnsi="Arial"/>
      <w:sz w:val="24"/>
    </w:rPr>
  </w:style>
  <w:style w:type="paragraph" w:styleId="berschrift1">
    <w:name w:val="heading 1"/>
    <w:basedOn w:val="Standard"/>
    <w:next w:val="Standard"/>
    <w:uiPriority w:val="9"/>
    <w:qFormat/>
    <w:rsid w:val="00172144"/>
    <w:pPr>
      <w:keepNext/>
      <w:keepLines/>
      <w:spacing w:before="240" w:after="0"/>
      <w:jc w:val="center"/>
      <w:outlineLvl w:val="0"/>
    </w:pPr>
    <w:rPr>
      <w:rFonts w:eastAsiaTheme="majorEastAsia" w:cstheme="majorBidi"/>
      <w:b/>
      <w:sz w:val="28"/>
      <w:szCs w:val="32"/>
    </w:rPr>
  </w:style>
  <w:style w:type="paragraph" w:styleId="berschrift2">
    <w:name w:val="heading 2"/>
    <w:basedOn w:val="Standard"/>
    <w:next w:val="Standard"/>
    <w:uiPriority w:val="9"/>
    <w:unhideWhenUsed/>
    <w:qFormat/>
    <w:rsid w:val="00172144"/>
    <w:pPr>
      <w:keepNext/>
      <w:keepLines/>
      <w:spacing w:before="40" w:after="0"/>
      <w:outlineLvl w:val="1"/>
    </w:pPr>
    <w:rPr>
      <w:rFonts w:eastAsiaTheme="majorEastAsia" w:cstheme="majorBidi"/>
      <w:szCs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uiPriority w:val="9"/>
    <w:qFormat/>
    <w:rsid w:val="00172144"/>
    <w:rPr>
      <w:rFonts w:ascii="Arial" w:eastAsiaTheme="majorEastAsia" w:hAnsi="Arial" w:cstheme="majorBidi"/>
      <w:b/>
      <w:sz w:val="28"/>
      <w:szCs w:val="32"/>
    </w:rPr>
  </w:style>
  <w:style w:type="character" w:customStyle="1" w:styleId="berschrift2Zchn">
    <w:name w:val="Überschrift 2 Zchn"/>
    <w:basedOn w:val="Absatz-Standardschriftart"/>
    <w:uiPriority w:val="9"/>
    <w:qFormat/>
    <w:rsid w:val="00172144"/>
    <w:rPr>
      <w:rFonts w:ascii="Arial" w:eastAsiaTheme="majorEastAsia" w:hAnsi="Arial" w:cstheme="majorBidi"/>
      <w:sz w:val="24"/>
      <w:szCs w:val="26"/>
      <w:u w:val="single"/>
    </w:rPr>
  </w:style>
  <w:style w:type="character" w:customStyle="1" w:styleId="title-text">
    <w:name w:val="title-text"/>
    <w:basedOn w:val="Absatz-Standardschriftart"/>
    <w:qFormat/>
    <w:rsid w:val="005B383E"/>
  </w:style>
  <w:style w:type="character" w:customStyle="1" w:styleId="page-number">
    <w:name w:val="page-number"/>
    <w:basedOn w:val="Absatz-Standardschriftart"/>
    <w:qFormat/>
    <w:rsid w:val="005B383E"/>
  </w:style>
  <w:style w:type="character" w:customStyle="1" w:styleId="page-title">
    <w:name w:val="page-title"/>
    <w:basedOn w:val="Absatz-Standardschriftart"/>
    <w:qFormat/>
    <w:rsid w:val="005B383E"/>
  </w:style>
  <w:style w:type="character" w:customStyle="1" w:styleId="z-FormularbeginnZchn">
    <w:name w:val="z-Formularbeginn Zchn"/>
    <w:basedOn w:val="Absatz-Standardschriftart"/>
    <w:uiPriority w:val="99"/>
    <w:semiHidden/>
    <w:qFormat/>
    <w:rsid w:val="005B383E"/>
    <w:rPr>
      <w:rFonts w:ascii="Arial" w:eastAsia="Times New Roman" w:hAnsi="Arial" w:cs="Arial"/>
      <w:vanish/>
      <w:sz w:val="16"/>
      <w:szCs w:val="16"/>
      <w:lang w:eastAsia="de-DE"/>
    </w:rPr>
  </w:style>
  <w:style w:type="character" w:customStyle="1" w:styleId="Zeilennummerierung">
    <w:name w:val="Zeilennummerierung"/>
  </w:style>
  <w:style w:type="paragraph" w:customStyle="1" w:styleId="berschrift">
    <w:name w:val="Überschrift"/>
    <w:basedOn w:val="Standard"/>
    <w:next w:val="Textkrper"/>
    <w:qFormat/>
    <w:pPr>
      <w:keepNext/>
      <w:spacing w:before="240" w:after="120"/>
    </w:pPr>
    <w:rPr>
      <w:rFonts w:ascii="Times New Roman" w:eastAsia="Microsoft YaHei" w:hAnsi="Times New Roman" w:cs="Arial"/>
      <w:sz w:val="28"/>
      <w:szCs w:val="28"/>
    </w:rPr>
  </w:style>
  <w:style w:type="paragraph" w:styleId="Textkrper">
    <w:name w:val="Body Text"/>
    <w:basedOn w:val="Standard"/>
    <w:pPr>
      <w:spacing w:after="140" w:line="276" w:lineRule="auto"/>
    </w:pPr>
  </w:style>
  <w:style w:type="paragraph" w:styleId="Liste">
    <w:name w:val="List"/>
    <w:basedOn w:val="Textkrper"/>
    <w:rPr>
      <w:rFonts w:ascii="Times New Roman" w:hAnsi="Times New Roman" w:cs="Arial"/>
    </w:rPr>
  </w:style>
  <w:style w:type="paragraph" w:styleId="Beschriftung">
    <w:name w:val="caption"/>
    <w:basedOn w:val="Standard"/>
    <w:qFormat/>
    <w:pPr>
      <w:suppressLineNumbers/>
      <w:spacing w:before="120" w:after="120"/>
    </w:pPr>
    <w:rPr>
      <w:rFonts w:ascii="Times New Roman" w:hAnsi="Times New Roman" w:cs="Arial"/>
      <w:i/>
      <w:iCs/>
      <w:szCs w:val="24"/>
    </w:rPr>
  </w:style>
  <w:style w:type="paragraph" w:customStyle="1" w:styleId="Verzeichnis">
    <w:name w:val="Verzeichnis"/>
    <w:basedOn w:val="Standard"/>
    <w:qFormat/>
    <w:pPr>
      <w:suppressLineNumbers/>
    </w:pPr>
    <w:rPr>
      <w:rFonts w:ascii="Times New Roman" w:hAnsi="Times New Roman" w:cs="Arial"/>
    </w:rPr>
  </w:style>
  <w:style w:type="paragraph" w:styleId="z-Formularbeginn">
    <w:name w:val="HTML Top of Form"/>
    <w:basedOn w:val="Standard"/>
    <w:next w:val="Standard"/>
    <w:uiPriority w:val="99"/>
    <w:semiHidden/>
    <w:unhideWhenUsed/>
    <w:qFormat/>
    <w:rsid w:val="005B383E"/>
    <w:pPr>
      <w:pBdr>
        <w:bottom w:val="single" w:sz="6" w:space="1" w:color="000000"/>
      </w:pBdr>
      <w:spacing w:after="0" w:line="240" w:lineRule="auto"/>
      <w:jc w:val="center"/>
    </w:pPr>
    <w:rPr>
      <w:rFonts w:eastAsia="Times New Roman" w:cs="Arial"/>
      <w:vanish/>
      <w:sz w:val="16"/>
      <w:szCs w:val="16"/>
      <w:lang w:eastAsia="de-DE"/>
    </w:rPr>
  </w:style>
  <w:style w:type="paragraph" w:styleId="Listenabsatz">
    <w:name w:val="List Paragraph"/>
    <w:basedOn w:val="Standard"/>
    <w:uiPriority w:val="34"/>
    <w:qFormat/>
    <w:rsid w:val="005B383E"/>
    <w:pPr>
      <w:ind w:left="720"/>
      <w:contextualSpacing/>
    </w:pPr>
  </w:style>
  <w:style w:type="table" w:styleId="Tabellenraster">
    <w:name w:val="Table Grid"/>
    <w:basedOn w:val="NormaleTabelle"/>
    <w:uiPriority w:val="39"/>
    <w:rsid w:val="005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Arial" w:hAnsi="Arial"/>
      <w:sz w:val="20"/>
      <w:szCs w:val="20"/>
    </w:rPr>
  </w:style>
  <w:style w:type="character" w:styleId="Kommentarzeichen">
    <w:name w:val="annotation reference"/>
    <w:basedOn w:val="Absatz-Standardschriftart"/>
    <w:uiPriority w:val="99"/>
    <w:semiHidden/>
    <w:unhideWhenUsed/>
    <w:rPr>
      <w:sz w:val="16"/>
      <w:szCs w:val="16"/>
    </w:rPr>
  </w:style>
  <w:style w:type="paragraph" w:styleId="Sprechblasentext">
    <w:name w:val="Balloon Text"/>
    <w:basedOn w:val="Standard"/>
    <w:link w:val="SprechblasentextZchn"/>
    <w:uiPriority w:val="99"/>
    <w:semiHidden/>
    <w:unhideWhenUsed/>
    <w:rsid w:val="0067133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71331"/>
    <w:rPr>
      <w:rFonts w:ascii="Segoe UI" w:hAnsi="Segoe UI" w:cs="Segoe UI"/>
      <w:sz w:val="18"/>
      <w:szCs w:val="18"/>
    </w:rPr>
  </w:style>
  <w:style w:type="paragraph" w:styleId="Kommentarthema">
    <w:name w:val="annotation subject"/>
    <w:basedOn w:val="Kommentartext"/>
    <w:next w:val="Kommentartext"/>
    <w:link w:val="KommentarthemaZchn"/>
    <w:uiPriority w:val="99"/>
    <w:semiHidden/>
    <w:unhideWhenUsed/>
    <w:rsid w:val="003D56AC"/>
    <w:rPr>
      <w:b/>
      <w:bCs/>
    </w:rPr>
  </w:style>
  <w:style w:type="character" w:customStyle="1" w:styleId="KommentarthemaZchn">
    <w:name w:val="Kommentarthema Zchn"/>
    <w:basedOn w:val="KommentartextZchn"/>
    <w:link w:val="Kommentarthema"/>
    <w:uiPriority w:val="99"/>
    <w:semiHidden/>
    <w:rsid w:val="003D56AC"/>
    <w:rPr>
      <w:rFonts w:ascii="Arial" w:hAnsi="Arial"/>
      <w:b/>
      <w:bCs/>
      <w:sz w:val="20"/>
      <w:szCs w:val="20"/>
    </w:rPr>
  </w:style>
  <w:style w:type="paragraph" w:styleId="berarbeitung">
    <w:name w:val="Revision"/>
    <w:hidden/>
    <w:uiPriority w:val="99"/>
    <w:semiHidden/>
    <w:rsid w:val="00D74446"/>
    <w:pPr>
      <w:suppressAutoHyphens w:val="0"/>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735</Words>
  <Characters>4201</Characters>
  <Application>Microsoft Office Word</Application>
  <DocSecurity>4</DocSecurity>
  <Lines>221</Lines>
  <Paragraphs>123</Paragraphs>
  <ScaleCrop>false</ScaleCrop>
  <HeadingPairs>
    <vt:vector size="2" baseType="variant">
      <vt:variant>
        <vt:lpstr>Titel</vt:lpstr>
      </vt:variant>
      <vt:variant>
        <vt:i4>1</vt:i4>
      </vt:variant>
    </vt:vector>
  </HeadingPairs>
  <TitlesOfParts>
    <vt:vector size="1" baseType="lpstr">
      <vt:lpstr/>
    </vt:vector>
  </TitlesOfParts>
  <Company>AWO</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 Giannina</dc:creator>
  <dc:description/>
  <cp:lastModifiedBy>Andre Delor</cp:lastModifiedBy>
  <cp:revision>2</cp:revision>
  <dcterms:created xsi:type="dcterms:W3CDTF">2024-09-05T12:48:00Z</dcterms:created>
  <dcterms:modified xsi:type="dcterms:W3CDTF">2024-09-05T12:48:00Z</dcterms:modified>
  <dc:language>de-DE</dc:language>
</cp:coreProperties>
</file>